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068" w:rsidRDefault="00F82068" w:rsidP="00F82068">
      <w:pPr>
        <w:pStyle w:val="Heading1"/>
        <w:ind w:left="0"/>
      </w:pPr>
      <w:bookmarkStart w:id="0" w:name="_Toc116813758"/>
      <w:bookmarkStart w:id="1" w:name="_Toc399401245"/>
      <w:bookmarkStart w:id="2" w:name="_Toc122247857"/>
      <w:bookmarkStart w:id="3" w:name="_Toc488563940"/>
      <w:bookmarkStart w:id="4" w:name="_Toc50255801"/>
      <w:bookmarkStart w:id="5" w:name="_Toc52596443"/>
      <w:r>
        <w:t>Alternative Modeling Processes</w:t>
      </w:r>
      <w:bookmarkEnd w:id="0"/>
      <w:bookmarkEnd w:id="1"/>
    </w:p>
    <w:p w:rsidR="00F82068" w:rsidRDefault="00F82068" w:rsidP="00F82068">
      <w:pPr>
        <w:pStyle w:val="Heading3"/>
      </w:pPr>
      <w:bookmarkStart w:id="6" w:name="_Toc68170198"/>
      <w:bookmarkStart w:id="7" w:name="_Toc109009536"/>
      <w:bookmarkStart w:id="8" w:name="_Toc116813759"/>
      <w:bookmarkStart w:id="9" w:name="_Toc399401246"/>
      <w:r>
        <w:t>RoomAir Models</w:t>
      </w:r>
      <w:bookmarkEnd w:id="6"/>
      <w:bookmarkEnd w:id="7"/>
      <w:bookmarkEnd w:id="8"/>
      <w:bookmarkEnd w:id="9"/>
    </w:p>
    <w:p w:rsidR="00F82068" w:rsidRDefault="00F82068" w:rsidP="00F82068">
      <w:pPr>
        <w:pStyle w:val="BodyText"/>
        <w:rPr>
          <w:ins w:id="10" w:author="Lixing Gu" w:date="2014-10-09T10:11:00Z"/>
        </w:rPr>
      </w:pPr>
      <w:r>
        <w:t xml:space="preserve">The group of models described in this section is used to account for non-uniform room air temperatures that may occur within the interior air volume of a zone.  These models are accessed using the </w:t>
      </w:r>
      <w:r w:rsidRPr="00965BFD">
        <w:t xml:space="preserve">RoomAirModelType </w:t>
      </w:r>
      <w:r>
        <w:t xml:space="preserve">input object. RoomAir modeling was added to EnergyPlus starting with Version 1.2.  Although there are many types of analyses (comfort, indoor air quality, etc) that might benefit from localized modeling of how room air varies across space, only the </w:t>
      </w:r>
      <w:r>
        <w:rPr>
          <w:i/>
        </w:rPr>
        <w:t>temperature</w:t>
      </w:r>
      <w:r>
        <w:t xml:space="preserve"> distribution of room air within the zone is currently addressed in EnergyPlus.  This allows surface heat transfer and air system heat balance calculations to be made taking into account natural thermal stratification of air and different types of intentional air distribution designs such as under-floor and side-wall displacement ventilation that purport to extract room air at higher-than-mean temperatures.  Note that EnergyPlus does </w:t>
      </w:r>
      <w:r>
        <w:rPr>
          <w:b/>
        </w:rPr>
        <w:t>not</w:t>
      </w:r>
      <w:r>
        <w:t xml:space="preserve"> have completely general methods of modeling room air that are applicable to every conceivable type of airflow that might occur in a zone.  Such models (e.g. RANS-CFD) are too computationally expensive to use with EnergyPlus for the foreseeable future. The models that are available in EnergyPlus offer only limited modeling capabilities for select room airflow configurations.  Also note that because the complete mixing model for room air has long been the standard in building energy simulation, there is not currently a consensus on how to best model non-uniform air temperatures in buildings.  Therefore, it is up to the user to have a good understanding of when, where, and how to apply the room air models available in EnergyPlus.  The rest of this section provides some guidance in the way of examples and further discussion of the models available in EnergyPlus.</w:t>
      </w:r>
    </w:p>
    <w:p w:rsidR="00B4614C" w:rsidRDefault="00B4614C" w:rsidP="00F82068">
      <w:pPr>
        <w:pStyle w:val="BodyText"/>
      </w:pPr>
      <w:ins w:id="11" w:author="Lixing Gu" w:date="2014-10-09T10:11:00Z">
        <w:r>
          <w:t xml:space="preserve">A new </w:t>
        </w:r>
      </w:ins>
      <w:ins w:id="12" w:author="Lixing Gu" w:date="2014-10-09T10:12:00Z">
        <w:r>
          <w:t xml:space="preserve">RoomAir </w:t>
        </w:r>
      </w:ins>
      <w:ins w:id="13" w:author="Lixing Gu" w:date="2014-10-09T10:11:00Z">
        <w:r>
          <w:t>model</w:t>
        </w:r>
      </w:ins>
      <w:ins w:id="14" w:author="Lixing Gu" w:date="2014-10-09T10:13:00Z">
        <w:r>
          <w:t>, RoomAirflowNetwork,</w:t>
        </w:r>
      </w:ins>
      <w:ins w:id="15" w:author="Lixing Gu" w:date="2014-10-09T10:11:00Z">
        <w:r>
          <w:t xml:space="preserve"> is added to integrate</w:t>
        </w:r>
      </w:ins>
      <w:ins w:id="16" w:author="Lixing Gu" w:date="2014-10-09T10:13:00Z">
        <w:r>
          <w:t xml:space="preserve"> </w:t>
        </w:r>
      </w:ins>
      <w:ins w:id="17" w:author="Lixing Gu" w:date="2014-10-13T10:19:00Z">
        <w:r w:rsidR="00DA17FC">
          <w:t xml:space="preserve">the </w:t>
        </w:r>
      </w:ins>
      <w:ins w:id="18" w:author="Lixing Gu" w:date="2014-10-09T10:13:00Z">
        <w:r>
          <w:t xml:space="preserve">RoomAir </w:t>
        </w:r>
      </w:ins>
      <w:ins w:id="19" w:author="Lixing Gu" w:date="2014-10-13T10:19:00Z">
        <w:r w:rsidR="00DA17FC">
          <w:t xml:space="preserve">model </w:t>
        </w:r>
      </w:ins>
      <w:ins w:id="20" w:author="Lixing Gu" w:date="2014-10-09T10:13:00Z">
        <w:r>
          <w:t>with the AirflowNetwork model.</w:t>
        </w:r>
      </w:ins>
      <w:ins w:id="21" w:author="Lixing Gu" w:date="2014-10-09T10:14:00Z">
        <w:r w:rsidR="000D4A08">
          <w:t xml:space="preserve"> The model allows multiple intra zone nodes</w:t>
        </w:r>
      </w:ins>
      <w:ins w:id="22" w:author="Lixing Gu" w:date="2014-10-28T09:20:00Z">
        <w:r w:rsidR="00EB10D3">
          <w:t xml:space="preserve"> and intra zone links among the intra zone nodes</w:t>
        </w:r>
      </w:ins>
      <w:ins w:id="23" w:author="Lixing Gu" w:date="2014-10-09T10:15:00Z">
        <w:r w:rsidR="000D4A08">
          <w:t xml:space="preserve">. Users may specify airflow components among these </w:t>
        </w:r>
      </w:ins>
      <w:ins w:id="24" w:author="Lixing Gu" w:date="2014-10-28T09:20:00Z">
        <w:r w:rsidR="00EB10D3">
          <w:t>links</w:t>
        </w:r>
      </w:ins>
      <w:ins w:id="25" w:author="Lixing Gu" w:date="2014-10-09T10:15:00Z">
        <w:r w:rsidR="000D4A08">
          <w:t>.</w:t>
        </w:r>
      </w:ins>
      <w:ins w:id="26" w:author="Lixing Gu" w:date="2014-10-09T10:16:00Z">
        <w:r w:rsidR="000D4A08">
          <w:t xml:space="preserve"> The AirflowNetwork model calculates </w:t>
        </w:r>
      </w:ins>
      <w:ins w:id="27" w:author="Lixing Gu" w:date="2014-10-09T10:21:00Z">
        <w:r w:rsidR="000D4A08">
          <w:t>airflows</w:t>
        </w:r>
      </w:ins>
      <w:ins w:id="28" w:author="Lixing Gu" w:date="2014-10-28T09:21:00Z">
        <w:r w:rsidR="00EB10D3">
          <w:t xml:space="preserve"> of the links</w:t>
        </w:r>
      </w:ins>
      <w:ins w:id="29" w:author="Lixing Gu" w:date="2014-10-09T10:21:00Z">
        <w:r w:rsidR="000D4A08">
          <w:t xml:space="preserve">. The </w:t>
        </w:r>
      </w:ins>
      <w:ins w:id="30" w:author="Lixing Gu" w:date="2014-10-28T09:21:00Z">
        <w:r w:rsidR="00EB10D3">
          <w:t xml:space="preserve">incoming </w:t>
        </w:r>
      </w:ins>
      <w:ins w:id="31" w:author="Lixing Gu" w:date="2014-10-09T10:21:00Z">
        <w:r w:rsidR="000D4A08">
          <w:t>airflows are part of zone heat and moisture balances</w:t>
        </w:r>
      </w:ins>
      <w:ins w:id="32" w:author="Lixing Gu" w:date="2014-10-28T09:22:00Z">
        <w:r w:rsidR="00EB10D3">
          <w:t xml:space="preserve"> of intra zone nodes</w:t>
        </w:r>
      </w:ins>
      <w:ins w:id="33" w:author="Lixing Gu" w:date="2014-10-09T10:21:00Z">
        <w:r w:rsidR="000D4A08">
          <w:t>.</w:t>
        </w:r>
      </w:ins>
      <w:ins w:id="34" w:author="Lixing Gu" w:date="2014-10-13T10:20:00Z">
        <w:r w:rsidR="00DA17FC">
          <w:t xml:space="preserve"> The new model </w:t>
        </w:r>
      </w:ins>
      <w:ins w:id="35" w:author="Lixing Gu" w:date="2014-10-28T09:22:00Z">
        <w:r w:rsidR="00EB10D3">
          <w:t xml:space="preserve">also </w:t>
        </w:r>
      </w:ins>
      <w:ins w:id="36" w:author="Lixing Gu" w:date="2014-10-13T10:20:00Z">
        <w:r w:rsidR="00DA17FC">
          <w:t xml:space="preserve">allows </w:t>
        </w:r>
      </w:ins>
      <w:ins w:id="37" w:author="Lixing Gu" w:date="2014-10-09T10:21:00Z">
        <w:r w:rsidR="00DA17FC">
          <w:t>u</w:t>
        </w:r>
      </w:ins>
      <w:ins w:id="38" w:author="Lixing Gu" w:date="2014-10-09T10:22:00Z">
        <w:r w:rsidR="000D4A08">
          <w:t>sers to specify</w:t>
        </w:r>
      </w:ins>
      <w:ins w:id="39" w:author="Lixing Gu" w:date="2014-10-09T10:24:00Z">
        <w:r w:rsidR="007B0A2A">
          <w:t xml:space="preserve"> a node to be connected</w:t>
        </w:r>
      </w:ins>
      <w:ins w:id="40" w:author="Lixing Gu" w:date="2014-10-09T10:22:00Z">
        <w:r w:rsidR="000D4A08">
          <w:t xml:space="preserve"> </w:t>
        </w:r>
      </w:ins>
      <w:ins w:id="41" w:author="Lixing Gu" w:date="2014-10-09T10:24:00Z">
        <w:r w:rsidR="007B0A2A">
          <w:t xml:space="preserve">to </w:t>
        </w:r>
      </w:ins>
      <w:ins w:id="42" w:author="Lixing Gu" w:date="2014-10-09T10:22:00Z">
        <w:r w:rsidR="000D4A08">
          <w:t>surfaces</w:t>
        </w:r>
      </w:ins>
      <w:ins w:id="43" w:author="Lixing Gu" w:date="2014-10-09T10:23:00Z">
        <w:r w:rsidR="000D4A08">
          <w:t xml:space="preserve"> to </w:t>
        </w:r>
      </w:ins>
      <w:ins w:id="44" w:author="Lixing Gu" w:date="2014-10-09T10:24:00Z">
        <w:r w:rsidR="007B0A2A">
          <w:t>have</w:t>
        </w:r>
      </w:ins>
      <w:ins w:id="45" w:author="Lixing Gu" w:date="2014-10-09T10:23:00Z">
        <w:r w:rsidR="000D4A08">
          <w:t xml:space="preserve"> convective heat transfer between</w:t>
        </w:r>
      </w:ins>
      <w:ins w:id="46" w:author="Lixing Gu" w:date="2014-10-09T10:25:00Z">
        <w:r w:rsidR="007B0A2A">
          <w:t xml:space="preserve"> surfaces and the node, portion of internal gains and supply air </w:t>
        </w:r>
      </w:ins>
      <w:ins w:id="47" w:author="Lixing Gu" w:date="2014-10-28T09:22:00Z">
        <w:r w:rsidR="00EB10D3">
          <w:t xml:space="preserve">and return air fractions </w:t>
        </w:r>
      </w:ins>
      <w:ins w:id="48" w:author="Lixing Gu" w:date="2014-10-09T10:25:00Z">
        <w:r w:rsidR="007B0A2A">
          <w:t>from zone equipment.</w:t>
        </w:r>
      </w:ins>
      <w:ins w:id="49" w:author="Lixing Gu" w:date="2014-10-09T10:23:00Z">
        <w:r w:rsidR="000D4A08">
          <w:t xml:space="preserve"> </w:t>
        </w:r>
      </w:ins>
      <w:ins w:id="50" w:author="Lixing Gu" w:date="2014-10-09T10:22:00Z">
        <w:r w:rsidR="000D4A08">
          <w:t xml:space="preserve">  </w:t>
        </w:r>
      </w:ins>
      <w:ins w:id="51" w:author="Lixing Gu" w:date="2014-10-09T10:14:00Z">
        <w:r w:rsidR="000D4A08">
          <w:t xml:space="preserve"> </w:t>
        </w:r>
      </w:ins>
      <w:ins w:id="52" w:author="Lixing Gu" w:date="2014-10-09T10:11:00Z">
        <w:r>
          <w:t xml:space="preserve"> </w:t>
        </w:r>
      </w:ins>
    </w:p>
    <w:p w:rsidR="00F82068" w:rsidRDefault="00F82068" w:rsidP="00F82068">
      <w:pPr>
        <w:pStyle w:val="BodyText"/>
      </w:pPr>
      <w:r>
        <w:t>EnergyPlus offers the different types of air models listed in the table below along with the input objects associated with the use of that model.</w:t>
      </w:r>
    </w:p>
    <w:p w:rsidR="00F82068" w:rsidRDefault="00F82068" w:rsidP="00F82068">
      <w:pPr>
        <w:pStyle w:val="BodyText"/>
      </w:pPr>
    </w:p>
    <w:p w:rsidR="00F82068" w:rsidRDefault="00F82068" w:rsidP="00F82068">
      <w:pPr>
        <w:pStyle w:val="Caption"/>
      </w:pPr>
      <w:bookmarkStart w:id="53" w:name="_Toc68170199"/>
      <w:bookmarkStart w:id="54" w:name="_Toc109009537"/>
      <w:bookmarkStart w:id="55" w:name="_Toc116813760"/>
      <w:r>
        <w:t xml:space="preserve">Table </w:t>
      </w:r>
      <w:fldSimple w:instr=" SEQ Table \* ARABIC ">
        <w:r>
          <w:rPr>
            <w:noProof/>
          </w:rPr>
          <w:t>43</w:t>
        </w:r>
      </w:fldSimple>
      <w:r>
        <w:t>.  Summary of room air models available in EnergyPlus</w:t>
      </w:r>
      <w:bookmarkEnd w:id="53"/>
      <w:bookmarkEnd w:id="54"/>
      <w:bookmarkEnd w:id="55"/>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070"/>
        <w:gridCol w:w="4230"/>
      </w:tblGrid>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center"/>
              <w:rPr>
                <w:b/>
              </w:rPr>
            </w:pPr>
            <w:r>
              <w:rPr>
                <w:b/>
              </w:rPr>
              <w:t>Air model name</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center"/>
              <w:rPr>
                <w:b/>
              </w:rPr>
            </w:pPr>
            <w:r>
              <w:rPr>
                <w:b/>
              </w:rPr>
              <w:t>Applicability</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center"/>
              <w:rPr>
                <w:b/>
              </w:rPr>
            </w:pPr>
            <w:r>
              <w:rPr>
                <w:b/>
              </w:rPr>
              <w:t>Input Objects Required</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 xml:space="preserve">Well-Mixed </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All zones</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None, default</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User Defined</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Any zone where the user has prior knowledge of the temperature pattern</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‘RoomAirModelType’, ‘</w:t>
            </w:r>
            <w:r w:rsidRPr="006547B9">
              <w:t>RoomAir:TemperaturePattern:UserDefined</w:t>
            </w:r>
            <w:r>
              <w:t>’, ‘</w:t>
            </w:r>
            <w:r w:rsidRPr="006547B9">
              <w:t xml:space="preserve">RoomAir:TemperaturePattern: </w:t>
            </w:r>
            <w:r>
              <w:t>xx’</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One-Node Displacement Ventilation (Mundt)</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displacement ventilation in typical office-type zones</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‘RoomAirModelType’, ‘RoomAirSettings:OneNodeDisplacementVentilation’, ‘RoomAir:Node’’</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Three-Node Displacement Ventilation (UCSD)</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pPr>
            <w:r>
              <w:t xml:space="preserve">displacement ventilation </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‘RoomAirModelType’, ‘RoomAirSettings:ThreeNodeDisplacementVentilation’</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rPr>
                <w:color w:val="000000"/>
              </w:rPr>
            </w:pPr>
            <w:r>
              <w:lastRenderedPageBreak/>
              <w:t>Under-Floor Air Distribution Interior Model (UCSD)</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rPr>
                <w:color w:val="000000"/>
              </w:rPr>
            </w:pPr>
            <w:r>
              <w:t>Interior zones served by a UFAD system</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rPr>
                <w:color w:val="000000"/>
              </w:rPr>
            </w:pPr>
            <w:r>
              <w:t>‘RoomAirModelType’, ‘RoomAirSettings:UnderFloorAirDistributionInterior’</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Del="00FA2622" w:rsidRDefault="00F82068" w:rsidP="00B4614C">
            <w:pPr>
              <w:pStyle w:val="BodyText"/>
              <w:ind w:left="0"/>
              <w:jc w:val="left"/>
            </w:pPr>
            <w:r>
              <w:t>Under-Floor Air Distribution Exterior Model (UCSD)</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Exterior zones served by a UFAD system</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pPr>
            <w:r>
              <w:t>‘RoomAirModelType’, ‘RoomAirSettings:UnderFloorAirDistributionExterior’</w:t>
            </w:r>
          </w:p>
        </w:tc>
      </w:tr>
      <w:tr w:rsidR="00F82068" w:rsidTr="00B4614C">
        <w:tc>
          <w:tcPr>
            <w:tcW w:w="234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rPr>
                <w:color w:val="000000"/>
              </w:rPr>
            </w:pPr>
            <w:r>
              <w:rPr>
                <w:color w:val="000000"/>
              </w:rPr>
              <w:t>UCSD Cross Ventilation</w:t>
            </w:r>
          </w:p>
        </w:tc>
        <w:tc>
          <w:tcPr>
            <w:tcW w:w="207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rPr>
                <w:color w:val="000000"/>
              </w:rPr>
            </w:pPr>
            <w:r>
              <w:rPr>
                <w:color w:val="000000"/>
              </w:rPr>
              <w:t>cross ventilation</w:t>
            </w:r>
          </w:p>
        </w:tc>
        <w:tc>
          <w:tcPr>
            <w:tcW w:w="4230" w:type="dxa"/>
            <w:tcBorders>
              <w:top w:val="single" w:sz="4" w:space="0" w:color="auto"/>
              <w:left w:val="single" w:sz="4" w:space="0" w:color="auto"/>
              <w:bottom w:val="single" w:sz="4" w:space="0" w:color="auto"/>
              <w:right w:val="single" w:sz="4" w:space="0" w:color="auto"/>
            </w:tcBorders>
          </w:tcPr>
          <w:p w:rsidR="00F82068" w:rsidRDefault="00F82068" w:rsidP="00B4614C">
            <w:pPr>
              <w:pStyle w:val="BodyText"/>
              <w:ind w:left="0"/>
              <w:jc w:val="left"/>
              <w:rPr>
                <w:color w:val="000000"/>
              </w:rPr>
            </w:pPr>
            <w:r>
              <w:t>‘RoomAirModelType’</w:t>
            </w:r>
            <w:r>
              <w:rPr>
                <w:color w:val="000000"/>
              </w:rPr>
              <w:t>, ‘</w:t>
            </w:r>
            <w:r>
              <w:t>RoomAirSettings:</w:t>
            </w:r>
            <w:r>
              <w:rPr>
                <w:color w:val="000000"/>
              </w:rPr>
              <w:t>CrossVentilation’</w:t>
            </w:r>
          </w:p>
        </w:tc>
      </w:tr>
      <w:tr w:rsidR="007B0A2A" w:rsidTr="00B4614C">
        <w:trPr>
          <w:ins w:id="56" w:author="Lixing Gu" w:date="2014-10-09T10:26:00Z"/>
        </w:trPr>
        <w:tc>
          <w:tcPr>
            <w:tcW w:w="2340" w:type="dxa"/>
            <w:tcBorders>
              <w:top w:val="single" w:sz="4" w:space="0" w:color="auto"/>
              <w:left w:val="single" w:sz="4" w:space="0" w:color="auto"/>
              <w:bottom w:val="single" w:sz="4" w:space="0" w:color="auto"/>
              <w:right w:val="single" w:sz="4" w:space="0" w:color="auto"/>
            </w:tcBorders>
          </w:tcPr>
          <w:p w:rsidR="007B0A2A" w:rsidRDefault="007B0A2A" w:rsidP="00B4614C">
            <w:pPr>
              <w:pStyle w:val="BodyText"/>
              <w:ind w:left="0"/>
              <w:jc w:val="left"/>
              <w:rPr>
                <w:ins w:id="57" w:author="Lixing Gu" w:date="2014-10-09T10:26:00Z"/>
                <w:color w:val="000000"/>
              </w:rPr>
            </w:pPr>
            <w:ins w:id="58" w:author="Lixing Gu" w:date="2014-10-09T10:26:00Z">
              <w:r>
                <w:t>RoomAirflowNetwork</w:t>
              </w:r>
            </w:ins>
          </w:p>
        </w:tc>
        <w:tc>
          <w:tcPr>
            <w:tcW w:w="2070" w:type="dxa"/>
            <w:tcBorders>
              <w:top w:val="single" w:sz="4" w:space="0" w:color="auto"/>
              <w:left w:val="single" w:sz="4" w:space="0" w:color="auto"/>
              <w:bottom w:val="single" w:sz="4" w:space="0" w:color="auto"/>
              <w:right w:val="single" w:sz="4" w:space="0" w:color="auto"/>
            </w:tcBorders>
          </w:tcPr>
          <w:p w:rsidR="007B0A2A" w:rsidRDefault="007B0A2A" w:rsidP="00B4614C">
            <w:pPr>
              <w:pStyle w:val="BodyText"/>
              <w:ind w:left="0"/>
              <w:rPr>
                <w:ins w:id="59" w:author="Lixing Gu" w:date="2014-10-09T10:26:00Z"/>
                <w:color w:val="000000"/>
              </w:rPr>
            </w:pPr>
            <w:ins w:id="60" w:author="Lixing Gu" w:date="2014-10-09T10:26:00Z">
              <w:r>
                <w:rPr>
                  <w:color w:val="000000"/>
                </w:rPr>
                <w:t>Room air model using AirflowNetwork</w:t>
              </w:r>
            </w:ins>
          </w:p>
        </w:tc>
        <w:tc>
          <w:tcPr>
            <w:tcW w:w="4230" w:type="dxa"/>
            <w:tcBorders>
              <w:top w:val="single" w:sz="4" w:space="0" w:color="auto"/>
              <w:left w:val="single" w:sz="4" w:space="0" w:color="auto"/>
              <w:bottom w:val="single" w:sz="4" w:space="0" w:color="auto"/>
              <w:right w:val="single" w:sz="4" w:space="0" w:color="auto"/>
            </w:tcBorders>
          </w:tcPr>
          <w:p w:rsidR="007B0A2A" w:rsidRPr="007B0A2A" w:rsidRDefault="007B0A2A" w:rsidP="007B0A2A">
            <w:pPr>
              <w:pStyle w:val="BodyText"/>
              <w:ind w:left="0"/>
              <w:jc w:val="left"/>
              <w:rPr>
                <w:ins w:id="61" w:author="Lixing Gu" w:date="2014-10-09T10:32:00Z"/>
                <w:rPrChange w:id="62" w:author="Lixing Gu" w:date="2014-10-09T10:32:00Z">
                  <w:rPr>
                    <w:ins w:id="63" w:author="Lixing Gu" w:date="2014-10-09T10:32:00Z"/>
                    <w:color w:val="000000"/>
                  </w:rPr>
                </w:rPrChange>
              </w:rPr>
            </w:pPr>
            <w:ins w:id="64" w:author="Lixing Gu" w:date="2014-10-09T10:28:00Z">
              <w:r w:rsidRPr="007B0A2A">
                <w:t>‘RoomAirModelType’</w:t>
              </w:r>
              <w:r w:rsidRPr="007B0A2A">
                <w:rPr>
                  <w:rPrChange w:id="65" w:author="Lixing Gu" w:date="2014-10-09T10:32:00Z">
                    <w:rPr>
                      <w:color w:val="000000"/>
                    </w:rPr>
                  </w:rPrChange>
                </w:rPr>
                <w:t xml:space="preserve">, </w:t>
              </w:r>
            </w:ins>
          </w:p>
          <w:p w:rsidR="007B0A2A" w:rsidRPr="007B0A2A" w:rsidRDefault="007B0A2A" w:rsidP="007B0A2A">
            <w:pPr>
              <w:pStyle w:val="BodyText"/>
              <w:ind w:left="0"/>
              <w:jc w:val="left"/>
              <w:rPr>
                <w:ins w:id="66" w:author="Lixing Gu" w:date="2014-10-09T10:29:00Z"/>
                <w:rPrChange w:id="67" w:author="Lixing Gu" w:date="2014-10-09T10:32:00Z">
                  <w:rPr>
                    <w:ins w:id="68" w:author="Lixing Gu" w:date="2014-10-09T10:29:00Z"/>
                    <w:color w:val="000000"/>
                  </w:rPr>
                </w:rPrChange>
              </w:rPr>
            </w:pPr>
            <w:ins w:id="69" w:author="Lixing Gu" w:date="2014-10-09T10:28:00Z">
              <w:r w:rsidRPr="007B0A2A">
                <w:rPr>
                  <w:rPrChange w:id="70" w:author="Lixing Gu" w:date="2014-10-09T10:32:00Z">
                    <w:rPr>
                      <w:color w:val="000000"/>
                    </w:rPr>
                  </w:rPrChange>
                </w:rPr>
                <w:t>‘</w:t>
              </w:r>
              <w:r w:rsidRPr="007B0A2A">
                <w:t>RoomAirSettings:</w:t>
              </w:r>
            </w:ins>
            <w:ins w:id="71" w:author="Lixing Gu" w:date="2014-10-09T10:31:00Z">
              <w:r w:rsidRPr="007B0A2A">
                <w:rPr>
                  <w:rFonts w:eastAsiaTheme="minorEastAsia"/>
                  <w:rPrChange w:id="72" w:author="Lixing Gu" w:date="2014-10-09T10:32:00Z">
                    <w:rPr>
                      <w:rFonts w:ascii="Courier New" w:eastAsiaTheme="minorEastAsia" w:hAnsi="Courier New" w:cs="Courier New"/>
                      <w:sz w:val="22"/>
                      <w:szCs w:val="22"/>
                      <w:lang w:eastAsia="zh-CN"/>
                    </w:rPr>
                  </w:rPrChange>
                </w:rPr>
                <w:t>AirflowNetwork</w:t>
              </w:r>
            </w:ins>
            <w:ins w:id="73" w:author="Lixing Gu" w:date="2014-10-09T10:28:00Z">
              <w:r w:rsidRPr="007B0A2A">
                <w:rPr>
                  <w:rPrChange w:id="74" w:author="Lixing Gu" w:date="2014-10-09T10:32:00Z">
                    <w:rPr>
                      <w:color w:val="000000"/>
                    </w:rPr>
                  </w:rPrChange>
                </w:rPr>
                <w:t>’</w:t>
              </w:r>
            </w:ins>
          </w:p>
          <w:p w:rsidR="007B0A2A" w:rsidRPr="007B0A2A" w:rsidRDefault="007B0A2A" w:rsidP="007B0A2A">
            <w:pPr>
              <w:pStyle w:val="BodyText"/>
              <w:ind w:left="0"/>
              <w:jc w:val="left"/>
              <w:rPr>
                <w:ins w:id="75" w:author="Lixing Gu" w:date="2014-10-09T10:30:00Z"/>
                <w:rFonts w:eastAsiaTheme="minorEastAsia"/>
              </w:rPr>
            </w:pPr>
            <w:ins w:id="76" w:author="Lixing Gu" w:date="2014-10-09T10:29:00Z">
              <w:r w:rsidRPr="007B0A2A">
                <w:rPr>
                  <w:rPrChange w:id="77" w:author="Lixing Gu" w:date="2014-10-09T10:32:00Z">
                    <w:rPr>
                      <w:color w:val="000000"/>
                    </w:rPr>
                  </w:rPrChange>
                </w:rPr>
                <w:t>‘</w:t>
              </w:r>
              <w:r w:rsidRPr="007B0A2A">
                <w:rPr>
                  <w:rFonts w:eastAsiaTheme="minorEastAsia"/>
                  <w:rPrChange w:id="78" w:author="Lixing Gu" w:date="2014-10-09T10:32:00Z">
                    <w:rPr>
                      <w:rFonts w:ascii="Courier New" w:eastAsiaTheme="minorEastAsia" w:hAnsi="Courier New" w:cs="Courier New"/>
                      <w:sz w:val="22"/>
                      <w:szCs w:val="22"/>
                      <w:lang w:eastAsia="zh-CN"/>
                    </w:rPr>
                  </w:rPrChange>
                </w:rPr>
                <w:t>RoomAirflowNetwork:Node’</w:t>
              </w:r>
            </w:ins>
            <w:ins w:id="79" w:author="Lixing Gu" w:date="2014-10-09T10:32:00Z">
              <w:r>
                <w:rPr>
                  <w:rFonts w:eastAsiaTheme="minorEastAsia"/>
                </w:rPr>
                <w:t>,</w:t>
              </w:r>
            </w:ins>
          </w:p>
          <w:p w:rsidR="007B0A2A" w:rsidRPr="007B0A2A" w:rsidRDefault="007B0A2A" w:rsidP="007B0A2A">
            <w:pPr>
              <w:pStyle w:val="BodyText"/>
              <w:ind w:left="0"/>
              <w:jc w:val="left"/>
              <w:rPr>
                <w:ins w:id="80" w:author="Lixing Gu" w:date="2014-10-09T10:30:00Z"/>
                <w:rFonts w:eastAsiaTheme="minorEastAsia"/>
                <w:rPrChange w:id="81" w:author="Lixing Gu" w:date="2014-10-09T10:32:00Z">
                  <w:rPr>
                    <w:ins w:id="82" w:author="Lixing Gu" w:date="2014-10-09T10:30:00Z"/>
                    <w:rFonts w:ascii="Courier New" w:eastAsiaTheme="minorEastAsia" w:hAnsi="Courier New" w:cs="Courier New"/>
                    <w:sz w:val="22"/>
                    <w:szCs w:val="22"/>
                    <w:lang w:eastAsia="zh-CN"/>
                  </w:rPr>
                </w:rPrChange>
              </w:rPr>
            </w:pPr>
            <w:ins w:id="83" w:author="Lixing Gu" w:date="2014-10-09T10:32:00Z">
              <w:r>
                <w:rPr>
                  <w:rFonts w:eastAsiaTheme="minorEastAsia"/>
                </w:rPr>
                <w:t>‘</w:t>
              </w:r>
            </w:ins>
            <w:ins w:id="84" w:author="Lixing Gu" w:date="2014-10-09T10:30:00Z">
              <w:r w:rsidRPr="007B0A2A">
                <w:rPr>
                  <w:rFonts w:eastAsiaTheme="minorEastAsia"/>
                  <w:rPrChange w:id="85" w:author="Lixing Gu" w:date="2014-10-09T10:32:00Z">
                    <w:rPr>
                      <w:rFonts w:ascii="Courier New" w:eastAsiaTheme="minorEastAsia" w:hAnsi="Courier New" w:cs="Courier New"/>
                      <w:sz w:val="22"/>
                      <w:szCs w:val="22"/>
                      <w:lang w:eastAsia="zh-CN"/>
                    </w:rPr>
                  </w:rPrChange>
                </w:rPr>
                <w:t>RoomAirflowNetwork:Node:AdjacentSurfaceList</w:t>
              </w:r>
            </w:ins>
            <w:ins w:id="86" w:author="Lixing Gu" w:date="2014-10-09T10:33:00Z">
              <w:r>
                <w:rPr>
                  <w:rFonts w:eastAsiaTheme="minorEastAsia"/>
                </w:rPr>
                <w:t>’,</w:t>
              </w:r>
            </w:ins>
          </w:p>
          <w:p w:rsidR="007B0A2A" w:rsidRPr="007B0A2A" w:rsidRDefault="007B0A2A" w:rsidP="007B0A2A">
            <w:pPr>
              <w:pStyle w:val="BodyText"/>
              <w:ind w:left="0"/>
              <w:jc w:val="left"/>
              <w:rPr>
                <w:ins w:id="87" w:author="Lixing Gu" w:date="2014-10-09T10:30:00Z"/>
                <w:rFonts w:eastAsiaTheme="minorEastAsia"/>
                <w:rPrChange w:id="88" w:author="Lixing Gu" w:date="2014-10-09T10:32:00Z">
                  <w:rPr>
                    <w:ins w:id="89" w:author="Lixing Gu" w:date="2014-10-09T10:30:00Z"/>
                    <w:rFonts w:ascii="Courier New" w:eastAsiaTheme="minorEastAsia" w:hAnsi="Courier New" w:cs="Courier New"/>
                    <w:sz w:val="22"/>
                    <w:szCs w:val="22"/>
                    <w:lang w:eastAsia="zh-CN"/>
                  </w:rPr>
                </w:rPrChange>
              </w:rPr>
            </w:pPr>
            <w:ins w:id="90" w:author="Lixing Gu" w:date="2014-10-09T10:33:00Z">
              <w:r>
                <w:rPr>
                  <w:rFonts w:eastAsiaTheme="minorEastAsia"/>
                </w:rPr>
                <w:t>‘</w:t>
              </w:r>
            </w:ins>
            <w:ins w:id="91" w:author="Lixing Gu" w:date="2014-10-09T10:30:00Z">
              <w:r w:rsidRPr="007B0A2A">
                <w:rPr>
                  <w:rFonts w:eastAsiaTheme="minorEastAsia"/>
                  <w:rPrChange w:id="92" w:author="Lixing Gu" w:date="2014-10-09T10:32:00Z">
                    <w:rPr>
                      <w:rFonts w:ascii="Courier New" w:eastAsiaTheme="minorEastAsia" w:hAnsi="Courier New" w:cs="Courier New"/>
                      <w:sz w:val="22"/>
                      <w:szCs w:val="22"/>
                      <w:lang w:eastAsia="zh-CN"/>
                    </w:rPr>
                  </w:rPrChange>
                </w:rPr>
                <w:t>RoomAirflowNetwork:Node:InternalGains</w:t>
              </w:r>
            </w:ins>
            <w:ins w:id="93" w:author="Lixing Gu" w:date="2014-10-09T10:33:00Z">
              <w:r>
                <w:rPr>
                  <w:rFonts w:eastAsiaTheme="minorEastAsia"/>
                </w:rPr>
                <w:t>’,</w:t>
              </w:r>
            </w:ins>
          </w:p>
          <w:p w:rsidR="007B0A2A" w:rsidRPr="007B0A2A" w:rsidRDefault="007B0A2A" w:rsidP="007B0A2A">
            <w:pPr>
              <w:pStyle w:val="BodyText"/>
              <w:ind w:left="0"/>
              <w:jc w:val="left"/>
              <w:rPr>
                <w:ins w:id="94" w:author="Lixing Gu" w:date="2014-10-09T10:32:00Z"/>
                <w:rFonts w:eastAsiaTheme="minorEastAsia"/>
                <w:rPrChange w:id="95" w:author="Lixing Gu" w:date="2014-10-09T10:32:00Z">
                  <w:rPr>
                    <w:ins w:id="96" w:author="Lixing Gu" w:date="2014-10-09T10:32:00Z"/>
                    <w:rFonts w:ascii="Courier New" w:eastAsiaTheme="minorEastAsia" w:hAnsi="Courier New" w:cs="Courier New"/>
                    <w:sz w:val="22"/>
                    <w:szCs w:val="22"/>
                    <w:lang w:eastAsia="zh-CN"/>
                  </w:rPr>
                </w:rPrChange>
              </w:rPr>
            </w:pPr>
            <w:ins w:id="97" w:author="Lixing Gu" w:date="2014-10-09T10:33:00Z">
              <w:r>
                <w:rPr>
                  <w:rFonts w:eastAsiaTheme="minorEastAsia"/>
                </w:rPr>
                <w:t>‘</w:t>
              </w:r>
            </w:ins>
            <w:ins w:id="98" w:author="Lixing Gu" w:date="2014-10-09T10:30:00Z">
              <w:r w:rsidRPr="007B0A2A">
                <w:rPr>
                  <w:rFonts w:eastAsiaTheme="minorEastAsia"/>
                  <w:rPrChange w:id="99" w:author="Lixing Gu" w:date="2014-10-09T10:32:00Z">
                    <w:rPr>
                      <w:rFonts w:ascii="Courier New" w:eastAsiaTheme="minorEastAsia" w:hAnsi="Courier New" w:cs="Courier New"/>
                      <w:sz w:val="22"/>
                      <w:szCs w:val="22"/>
                      <w:lang w:eastAsia="zh-CN"/>
                    </w:rPr>
                  </w:rPrChange>
                </w:rPr>
                <w:t>RoomAirflowNetwork:Node:InternalGains</w:t>
              </w:r>
            </w:ins>
            <w:ins w:id="100" w:author="Lixing Gu" w:date="2014-10-09T10:33:00Z">
              <w:r>
                <w:rPr>
                  <w:rFonts w:eastAsiaTheme="minorEastAsia"/>
                </w:rPr>
                <w:t>’,</w:t>
              </w:r>
            </w:ins>
          </w:p>
          <w:p w:rsidR="007B0A2A" w:rsidRPr="007B0A2A" w:rsidRDefault="007B0A2A" w:rsidP="007B0A2A">
            <w:pPr>
              <w:pStyle w:val="BodyText"/>
              <w:ind w:left="0"/>
              <w:jc w:val="left"/>
              <w:rPr>
                <w:ins w:id="101" w:author="Lixing Gu" w:date="2014-10-09T10:32:00Z"/>
                <w:rFonts w:eastAsiaTheme="minorEastAsia"/>
                <w:rPrChange w:id="102" w:author="Lixing Gu" w:date="2014-10-09T10:32:00Z">
                  <w:rPr>
                    <w:ins w:id="103" w:author="Lixing Gu" w:date="2014-10-09T10:32:00Z"/>
                    <w:rFonts w:ascii="Courier New" w:eastAsiaTheme="minorEastAsia" w:hAnsi="Courier New" w:cs="Courier New"/>
                    <w:sz w:val="22"/>
                    <w:szCs w:val="22"/>
                    <w:lang w:eastAsia="zh-CN"/>
                  </w:rPr>
                </w:rPrChange>
              </w:rPr>
            </w:pPr>
            <w:ins w:id="104" w:author="Lixing Gu" w:date="2014-10-09T10:33:00Z">
              <w:r>
                <w:rPr>
                  <w:rFonts w:eastAsiaTheme="minorEastAsia"/>
                </w:rPr>
                <w:t>‘</w:t>
              </w:r>
            </w:ins>
            <w:ins w:id="105" w:author="Lixing Gu" w:date="2014-10-09T10:32:00Z">
              <w:r w:rsidRPr="007B0A2A">
                <w:rPr>
                  <w:rFonts w:eastAsiaTheme="minorEastAsia"/>
                  <w:rPrChange w:id="106" w:author="Lixing Gu" w:date="2014-10-09T10:32:00Z">
                    <w:rPr>
                      <w:rFonts w:ascii="Courier New" w:eastAsiaTheme="minorEastAsia" w:hAnsi="Courier New" w:cs="Courier New"/>
                      <w:sz w:val="22"/>
                      <w:szCs w:val="22"/>
                      <w:lang w:eastAsia="zh-CN"/>
                    </w:rPr>
                  </w:rPrChange>
                </w:rPr>
                <w:t>AirflowNetwork:IntraZone:Node</w:t>
              </w:r>
            </w:ins>
            <w:ins w:id="107" w:author="Lixing Gu" w:date="2014-10-09T10:33:00Z">
              <w:r>
                <w:rPr>
                  <w:rFonts w:eastAsiaTheme="minorEastAsia"/>
                </w:rPr>
                <w:t>’,</w:t>
              </w:r>
            </w:ins>
          </w:p>
          <w:p w:rsidR="007B0A2A" w:rsidRPr="007B0A2A" w:rsidRDefault="007B0A2A" w:rsidP="007B0A2A">
            <w:pPr>
              <w:pStyle w:val="BodyText"/>
              <w:ind w:left="0"/>
              <w:jc w:val="left"/>
              <w:rPr>
                <w:ins w:id="108" w:author="Lixing Gu" w:date="2014-10-09T10:26:00Z"/>
              </w:rPr>
            </w:pPr>
            <w:ins w:id="109" w:author="Lixing Gu" w:date="2014-10-09T10:33:00Z">
              <w:r>
                <w:rPr>
                  <w:rFonts w:eastAsiaTheme="minorEastAsia"/>
                </w:rPr>
                <w:t>‘</w:t>
              </w:r>
            </w:ins>
            <w:ins w:id="110" w:author="Lixing Gu" w:date="2014-10-09T10:32:00Z">
              <w:r w:rsidRPr="007B0A2A">
                <w:rPr>
                  <w:rFonts w:eastAsiaTheme="minorEastAsia"/>
                  <w:rPrChange w:id="111" w:author="Lixing Gu" w:date="2014-10-09T10:32:00Z">
                    <w:rPr>
                      <w:rFonts w:ascii="Courier New" w:eastAsiaTheme="minorEastAsia" w:hAnsi="Courier New" w:cs="Courier New"/>
                      <w:sz w:val="22"/>
                      <w:szCs w:val="22"/>
                      <w:lang w:eastAsia="zh-CN"/>
                    </w:rPr>
                  </w:rPrChange>
                </w:rPr>
                <w:t>AirflowNetwork:IntraZone:Linkage</w:t>
              </w:r>
            </w:ins>
            <w:ins w:id="112" w:author="Lixing Gu" w:date="2014-10-09T10:33:00Z">
              <w:r>
                <w:rPr>
                  <w:rFonts w:eastAsiaTheme="minorEastAsia"/>
                </w:rPr>
                <w:t>’</w:t>
              </w:r>
            </w:ins>
          </w:p>
        </w:tc>
      </w:tr>
    </w:tbl>
    <w:p w:rsidR="00F82068" w:rsidRDefault="00F82068" w:rsidP="00F82068">
      <w:pPr>
        <w:pStyle w:val="BodyText"/>
      </w:pPr>
      <w:r>
        <w:t xml:space="preserve">The room air models are coupled to the heat balance routines using the framework described by Griffith and Chen (2004).  Their framework was modified to include features needed for a comprehensive program for annual energy modeling rather than one for hourly load calculations.  The formulation is largely shifted from being based on the setpoint temperature to one based on the current mean air temperature.  This is necessary to allow for floating temperatures and dual setpoint control where there may be times that the mean zone temperatures are inside the dead band.  The coupling framework was also extended to allow for exhaust air flows (e.g. bathroom exhaust fans) in addition to air system return flows.  </w:t>
      </w:r>
    </w:p>
    <w:p w:rsidR="00F82068" w:rsidRDefault="00F82068" w:rsidP="00F82068">
      <w:pPr>
        <w:pStyle w:val="BodyText"/>
      </w:pPr>
      <w:r>
        <w:t xml:space="preserve">The inside face temperature calculation is modified by rewriting the zone air temperature, </w:t>
      </w:r>
      <w:r>
        <w:rPr>
          <w:i/>
        </w:rPr>
        <w:t>T</w:t>
      </w:r>
      <w:r>
        <w:rPr>
          <w:i/>
          <w:vertAlign w:val="subscript"/>
        </w:rPr>
        <w:t>a</w:t>
      </w:r>
      <w:r>
        <w:t xml:space="preserve">, with an additional subscript, </w:t>
      </w:r>
      <w:r>
        <w:rPr>
          <w:i/>
        </w:rPr>
        <w:t>i</w:t>
      </w:r>
      <w:r>
        <w:t>, for the surface index (</w:t>
      </w:r>
      <w:r w:rsidRPr="00694965">
        <w:rPr>
          <w:position w:val="-16"/>
        </w:rPr>
        <w:object w:dxaOrig="99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20.5pt" o:ole="">
            <v:imagedata r:id="rId6" o:title=""/>
          </v:shape>
          <o:OLEObject Type="Embed" ProgID="Equation.DSMT4" ShapeID="_x0000_i1025" DrawAspect="Content" ObjectID="_1476180354" r:id="rId7"/>
        </w:object>
      </w:r>
      <w:r>
        <w:t xml:space="preserve">or </w:t>
      </w:r>
      <w:r w:rsidRPr="00694965">
        <w:rPr>
          <w:position w:val="-14"/>
        </w:rPr>
        <w:object w:dxaOrig="900" w:dyaOrig="380">
          <v:shape id="_x0000_i1026" type="#_x0000_t75" style="width:45pt;height:19pt" o:ole="">
            <v:imagedata r:id="rId8" o:title=""/>
          </v:shape>
          <o:OLEObject Type="Embed" ProgID="Equation.DSMT4" ShapeID="_x0000_i1026" DrawAspect="Content" ObjectID="_1476180355" r:id="rId9"/>
        </w:object>
      </w:r>
      <w:r>
        <w:t xml:space="preserve">).  The inside face heat balance is solved for its surface temperature using, </w:t>
      </w:r>
    </w:p>
    <w:p w:rsidR="00F82068" w:rsidRDefault="00F82068" w:rsidP="00F82068">
      <w:pPr>
        <w:pStyle w:val="EquationLong"/>
      </w:pPr>
      <w:r w:rsidRPr="00694965">
        <w:rPr>
          <w:position w:val="-36"/>
        </w:rPr>
        <w:object w:dxaOrig="8460" w:dyaOrig="1080">
          <v:shape id="_x0000_i1027" type="#_x0000_t75" style="width:424pt;height:54pt" o:ole="">
            <v:imagedata r:id="rId10" o:title=""/>
          </v:shape>
          <o:OLEObject Type="Embed" ProgID="Equation.DSMT4" ShapeID="_x0000_i1027" DrawAspect="Content" ObjectID="_1476180356" r:id="rId11"/>
        </w:object>
      </w:r>
    </w:p>
    <w:p w:rsidR="00F82068" w:rsidRDefault="00F82068" w:rsidP="00F82068">
      <w:pPr>
        <w:pStyle w:val="BodyText"/>
      </w:pPr>
      <w:r>
        <w:t xml:space="preserve">where, </w:t>
      </w:r>
      <w:r>
        <w:tab/>
      </w:r>
      <w:r>
        <w:rPr>
          <w:i/>
        </w:rPr>
        <w:t>T</w:t>
      </w:r>
      <w:r>
        <w:rPr>
          <w:i/>
          <w:vertAlign w:val="subscript"/>
        </w:rPr>
        <w:t>s</w:t>
      </w:r>
      <w:r>
        <w:t xml:space="preserve"> </w:t>
      </w:r>
      <w:r>
        <w:tab/>
        <w:t>is the inside face temperature</w:t>
      </w:r>
      <w:r>
        <w:tab/>
      </w:r>
    </w:p>
    <w:p w:rsidR="00F82068" w:rsidRDefault="00F82068" w:rsidP="00F82068">
      <w:pPr>
        <w:pStyle w:val="BodyText"/>
        <w:ind w:firstLine="360"/>
      </w:pPr>
      <w:r>
        <w:rPr>
          <w:i/>
        </w:rPr>
        <w:t>i</w:t>
      </w:r>
      <w:r>
        <w:tab/>
        <w:t>subscript indicates individual surfaces</w:t>
      </w:r>
    </w:p>
    <w:p w:rsidR="00F82068" w:rsidRDefault="00F82068" w:rsidP="00F82068">
      <w:pPr>
        <w:pStyle w:val="BodyText"/>
      </w:pPr>
      <w:r>
        <w:tab/>
      </w:r>
      <w:r>
        <w:rPr>
          <w:i/>
        </w:rPr>
        <w:t>j</w:t>
      </w:r>
      <w:r>
        <w:tab/>
        <w:t>subscript indicates current time step</w:t>
      </w:r>
    </w:p>
    <w:p w:rsidR="00F82068" w:rsidRDefault="00F82068" w:rsidP="00F82068">
      <w:pPr>
        <w:pStyle w:val="BodyText"/>
      </w:pPr>
      <w:r>
        <w:tab/>
      </w:r>
      <w:r>
        <w:rPr>
          <w:i/>
        </w:rPr>
        <w:t>k</w:t>
      </w:r>
      <w:r>
        <w:tab/>
        <w:t xml:space="preserve">subscript indicates time history steps </w:t>
      </w:r>
    </w:p>
    <w:p w:rsidR="00F82068" w:rsidRDefault="00F82068" w:rsidP="00F82068">
      <w:pPr>
        <w:pStyle w:val="BodyText"/>
      </w:pPr>
      <w:r>
        <w:tab/>
      </w:r>
      <w:r>
        <w:rPr>
          <w:i/>
        </w:rPr>
        <w:t>T</w:t>
      </w:r>
      <w:r>
        <w:rPr>
          <w:i/>
          <w:vertAlign w:val="subscript"/>
        </w:rPr>
        <w:t>so</w:t>
      </w:r>
      <w:r>
        <w:t xml:space="preserve"> </w:t>
      </w:r>
      <w:r>
        <w:tab/>
        <w:t>is the outside face temperature</w:t>
      </w:r>
    </w:p>
    <w:p w:rsidR="00F82068" w:rsidRDefault="00F82068" w:rsidP="00F82068">
      <w:pPr>
        <w:pStyle w:val="BodyText"/>
      </w:pPr>
      <w:r>
        <w:tab/>
      </w:r>
      <w:r>
        <w:rPr>
          <w:i/>
        </w:rPr>
        <w:t>Y</w:t>
      </w:r>
      <w:r>
        <w:rPr>
          <w:i/>
          <w:vertAlign w:val="subscript"/>
        </w:rPr>
        <w:t>i</w:t>
      </w:r>
      <w:r>
        <w:rPr>
          <w:i/>
        </w:rPr>
        <w:t xml:space="preserve"> </w:t>
      </w:r>
      <w:r>
        <w:rPr>
          <w:i/>
        </w:rPr>
        <w:tab/>
      </w:r>
      <w:r>
        <w:t>are the cross CTF coefficients</w:t>
      </w:r>
    </w:p>
    <w:p w:rsidR="00F82068" w:rsidRDefault="00F82068" w:rsidP="00F82068">
      <w:pPr>
        <w:pStyle w:val="BodyText"/>
      </w:pPr>
      <w:r>
        <w:tab/>
      </w:r>
      <w:r>
        <w:rPr>
          <w:i/>
        </w:rPr>
        <w:t>Z</w:t>
      </w:r>
      <w:r>
        <w:rPr>
          <w:i/>
          <w:vertAlign w:val="subscript"/>
        </w:rPr>
        <w:t>i</w:t>
      </w:r>
      <w:r>
        <w:rPr>
          <w:i/>
          <w:vertAlign w:val="subscript"/>
        </w:rPr>
        <w:tab/>
      </w:r>
      <w:r>
        <w:t>are the inside CTF coefficients</w:t>
      </w:r>
    </w:p>
    <w:p w:rsidR="00F82068" w:rsidRDefault="00F82068" w:rsidP="00F82068">
      <w:pPr>
        <w:pStyle w:val="BodyText"/>
      </w:pPr>
      <w:r>
        <w:tab/>
      </w:r>
      <w:r>
        <w:rPr>
          <w:i/>
        </w:rPr>
        <w:t>Φ</w:t>
      </w:r>
      <w:r>
        <w:rPr>
          <w:i/>
          <w:vertAlign w:val="subscript"/>
        </w:rPr>
        <w:t>i</w:t>
      </w:r>
      <w:r>
        <w:rPr>
          <w:i/>
        </w:rPr>
        <w:t xml:space="preserve"> </w:t>
      </w:r>
      <w:r>
        <w:tab/>
        <w:t>are the flux CTF coefficients</w:t>
      </w:r>
    </w:p>
    <w:p w:rsidR="00F82068" w:rsidRDefault="00F82068" w:rsidP="00F82068">
      <w:pPr>
        <w:pStyle w:val="BodyText"/>
      </w:pPr>
      <w:r>
        <w:tab/>
      </w:r>
      <w:r w:rsidRPr="00694965">
        <w:rPr>
          <w:position w:val="-12"/>
        </w:rPr>
        <w:object w:dxaOrig="300" w:dyaOrig="360">
          <v:shape id="_x0000_i1028" type="#_x0000_t75" style="width:15pt;height:18pt" o:ole="">
            <v:imagedata r:id="rId12" o:title=""/>
          </v:shape>
          <o:OLEObject Type="Embed" ProgID="Equation.DSMT4" ShapeID="_x0000_i1028" DrawAspect="Content" ObjectID="_1476180357" r:id="rId13"/>
        </w:object>
      </w:r>
      <w:r>
        <w:tab/>
        <w:t>is the conduction heat flux through the surface</w:t>
      </w:r>
    </w:p>
    <w:p w:rsidR="00F82068" w:rsidRDefault="00F82068" w:rsidP="00F82068">
      <w:pPr>
        <w:pStyle w:val="BodyText"/>
      </w:pPr>
      <w:r>
        <w:tab/>
      </w:r>
      <w:r w:rsidRPr="00694965">
        <w:rPr>
          <w:position w:val="-14"/>
        </w:rPr>
        <w:object w:dxaOrig="300" w:dyaOrig="380">
          <v:shape id="_x0000_i1029" type="#_x0000_t75" style="width:15pt;height:19pt" o:ole="">
            <v:imagedata r:id="rId14" o:title=""/>
          </v:shape>
          <o:OLEObject Type="Embed" ProgID="Equation.DSMT4" ShapeID="_x0000_i1029" DrawAspect="Content" ObjectID="_1476180358" r:id="rId15"/>
        </w:object>
      </w:r>
      <w:r>
        <w:tab/>
        <w:t xml:space="preserve">is the surface convection heat transfer coefficient </w:t>
      </w:r>
    </w:p>
    <w:p w:rsidR="00F82068" w:rsidRDefault="00F82068" w:rsidP="00F82068">
      <w:pPr>
        <w:pStyle w:val="BodyText"/>
      </w:pPr>
      <w:r>
        <w:tab/>
      </w:r>
      <w:r>
        <w:rPr>
          <w:i/>
        </w:rPr>
        <w:t>T</w:t>
      </w:r>
      <w:r>
        <w:rPr>
          <w:i/>
          <w:vertAlign w:val="subscript"/>
        </w:rPr>
        <w:t>a</w:t>
      </w:r>
      <w:r>
        <w:tab/>
        <w:t>is the near-surface air temperature</w:t>
      </w:r>
    </w:p>
    <w:p w:rsidR="00F82068" w:rsidRDefault="00F82068" w:rsidP="00F82068">
      <w:pPr>
        <w:pStyle w:val="BodyText"/>
      </w:pPr>
      <w:r>
        <w:tab/>
      </w:r>
      <w:r w:rsidRPr="00694965">
        <w:rPr>
          <w:position w:val="-12"/>
        </w:rPr>
        <w:object w:dxaOrig="480" w:dyaOrig="360">
          <v:shape id="_x0000_i1030" type="#_x0000_t75" style="width:24pt;height:18pt" o:ole="">
            <v:imagedata r:id="rId16" o:title=""/>
          </v:shape>
          <o:OLEObject Type="Embed" ProgID="Equation.DSMT4" ShapeID="_x0000_i1030" DrawAspect="Content" ObjectID="_1476180359" r:id="rId17"/>
        </w:object>
      </w:r>
      <w:r>
        <w:tab/>
        <w:t xml:space="preserve">is the longwave radiation heat flux from equipment in zone </w:t>
      </w:r>
    </w:p>
    <w:p w:rsidR="00F82068" w:rsidRDefault="00F82068" w:rsidP="00F82068">
      <w:pPr>
        <w:pStyle w:val="BodyText"/>
      </w:pPr>
      <w:r>
        <w:lastRenderedPageBreak/>
        <w:tab/>
      </w:r>
      <w:r w:rsidRPr="00694965">
        <w:rPr>
          <w:position w:val="-12"/>
        </w:rPr>
        <w:object w:dxaOrig="499" w:dyaOrig="360">
          <v:shape id="_x0000_i1031" type="#_x0000_t75" style="width:25pt;height:18pt" o:ole="">
            <v:imagedata r:id="rId18" o:title=""/>
          </v:shape>
          <o:OLEObject Type="Embed" ProgID="Equation.DSMT4" ShapeID="_x0000_i1031" DrawAspect="Content" ObjectID="_1476180360" r:id="rId19"/>
        </w:object>
      </w:r>
      <w:r>
        <w:tab/>
        <w:t>is the net long wavelength radiation flux exchange between zone surfaces</w:t>
      </w:r>
    </w:p>
    <w:p w:rsidR="00F82068" w:rsidRDefault="00F82068" w:rsidP="00F82068">
      <w:pPr>
        <w:pStyle w:val="BodyText"/>
      </w:pPr>
      <w:r>
        <w:tab/>
      </w:r>
      <w:r w:rsidRPr="00694965">
        <w:rPr>
          <w:position w:val="-12"/>
        </w:rPr>
        <w:object w:dxaOrig="400" w:dyaOrig="360">
          <v:shape id="_x0000_i1032" type="#_x0000_t75" style="width:20.5pt;height:18pt" o:ole="">
            <v:imagedata r:id="rId20" o:title=""/>
          </v:shape>
          <o:OLEObject Type="Embed" ProgID="Equation.DSMT4" ShapeID="_x0000_i1032" DrawAspect="Content" ObjectID="_1476180361" r:id="rId21"/>
        </w:object>
      </w:r>
      <w:r>
        <w:tab/>
        <w:t>is the net short wavelength radiation flux to surface from lights</w:t>
      </w:r>
    </w:p>
    <w:p w:rsidR="00F82068" w:rsidRDefault="00F82068" w:rsidP="00F82068">
      <w:pPr>
        <w:pStyle w:val="BodyText"/>
      </w:pPr>
      <w:r>
        <w:tab/>
      </w:r>
      <w:r w:rsidRPr="00694965">
        <w:rPr>
          <w:position w:val="-12"/>
        </w:rPr>
        <w:object w:dxaOrig="380" w:dyaOrig="360">
          <v:shape id="_x0000_i1033" type="#_x0000_t75" style="width:19pt;height:18pt" o:ole="">
            <v:imagedata r:id="rId22" o:title=""/>
          </v:shape>
          <o:OLEObject Type="Embed" ProgID="Equation.DSMT4" ShapeID="_x0000_i1033" DrawAspect="Content" ObjectID="_1476180362" r:id="rId23"/>
        </w:object>
      </w:r>
      <w:r>
        <w:tab/>
        <w:t>is the absorbed direct and diffuse solar (short wavelength) radiation</w:t>
      </w:r>
    </w:p>
    <w:p w:rsidR="00F82068" w:rsidRDefault="00F82068" w:rsidP="00F82068">
      <w:pPr>
        <w:pStyle w:val="Heading4"/>
      </w:pPr>
      <w:bookmarkStart w:id="113" w:name="_Toc116813761"/>
      <w:r>
        <w:t>References:</w:t>
      </w:r>
      <w:bookmarkEnd w:id="113"/>
    </w:p>
    <w:p w:rsidR="00F82068" w:rsidRDefault="00F82068" w:rsidP="00F82068">
      <w:pPr>
        <w:pStyle w:val="BodyText"/>
      </w:pPr>
      <w:r>
        <w:t xml:space="preserve">Griffith, B. and Q. Chen. 2004. Framework for coupling room air models to heat balance load and energy calculations (RP-1222). International Journal of Heating, Ventilating, Air-conditioning and Refrigerating Research. ASHRAE, </w:t>
      </w:r>
      <w:smartTag w:uri="urn:schemas-microsoft-com:office:smarttags" w:element="place">
        <w:smartTag w:uri="urn:schemas-microsoft-com:office:smarttags" w:element="City">
          <w:smartTag w:uri="schemas-city2airport-com/woprcity2airport" w:element="City">
            <w:r>
              <w:t>Atlanta</w:t>
            </w:r>
          </w:smartTag>
        </w:smartTag>
        <w:r>
          <w:t xml:space="preserve"> </w:t>
        </w:r>
        <w:smartTag w:uri="urn:schemas-microsoft-com:office:smarttags" w:element="State">
          <w:r>
            <w:t>GA.</w:t>
          </w:r>
        </w:smartTag>
      </w:smartTag>
      <w:r>
        <w:t xml:space="preserve">  Vol 10. No 2. April 2004. </w:t>
      </w:r>
    </w:p>
    <w:p w:rsidR="00F82068" w:rsidRDefault="00F82068" w:rsidP="00F82068">
      <w:pPr>
        <w:pStyle w:val="Heading3"/>
      </w:pPr>
      <w:bookmarkStart w:id="114" w:name="_Toc116813762"/>
      <w:bookmarkStart w:id="115" w:name="_Toc399401247"/>
      <w:r>
        <w:t>User Defined RoomAir Temperatures</w:t>
      </w:r>
      <w:bookmarkEnd w:id="114"/>
      <w:bookmarkEnd w:id="115"/>
    </w:p>
    <w:p w:rsidR="00F82068" w:rsidRDefault="00F82068" w:rsidP="00F82068">
      <w:pPr>
        <w:pStyle w:val="BodyText"/>
      </w:pPr>
      <w:r>
        <w:t xml:space="preserve">The input object </w:t>
      </w:r>
      <w:r w:rsidRPr="00965BFD">
        <w:t xml:space="preserve">RoomAir:TemperaturePattern:UserDefined </w:t>
      </w:r>
      <w:r>
        <w:t>provides a capabity for users to define the sort of air temperature pattern he or she expects in the zone.  With these models, the pattern is generally set beforehand and does not respond to conditions that evolve during the simulation.  (Exception: the pattern available through the RoomAir:TemperaturePattern:TwoGradient object will switch between two different pre-defined vertical gradients depending on the current value of certain temperatures or thermal loads. )</w:t>
      </w:r>
    </w:p>
    <w:p w:rsidR="00F82068" w:rsidRDefault="00F82068" w:rsidP="00F82068">
      <w:pPr>
        <w:pStyle w:val="BodyText"/>
      </w:pPr>
      <w:r>
        <w:t xml:space="preserve">The user-defined patterns obtain the mean air temperature, </w:t>
      </w:r>
      <w:r w:rsidRPr="00694965">
        <w:rPr>
          <w:position w:val="-12"/>
        </w:rPr>
        <w:object w:dxaOrig="480" w:dyaOrig="360">
          <v:shape id="_x0000_i1034" type="#_x0000_t75" style="width:24pt;height:18pt" o:ole="">
            <v:imagedata r:id="rId24" o:title=""/>
          </v:shape>
          <o:OLEObject Type="Embed" ProgID="Equation.DSMT4" ShapeID="_x0000_i1034" DrawAspect="Content" ObjectID="_1476180363" r:id="rId25"/>
        </w:object>
      </w:r>
      <w:r>
        <w:t>, from the heat balance domain and then produce modified values for:</w:t>
      </w:r>
    </w:p>
    <w:p w:rsidR="00F82068" w:rsidRDefault="00F82068" w:rsidP="00F82068">
      <w:pPr>
        <w:pStyle w:val="BodyText"/>
      </w:pPr>
      <w:r>
        <w:tab/>
      </w:r>
      <w:r w:rsidRPr="00694965">
        <w:rPr>
          <w:position w:val="-12"/>
        </w:rPr>
        <w:object w:dxaOrig="300" w:dyaOrig="360">
          <v:shape id="_x0000_i1035" type="#_x0000_t75" style="width:15pt;height:18pt" o:ole="">
            <v:imagedata r:id="rId26" o:title=""/>
          </v:shape>
          <o:OLEObject Type="Embed" ProgID="Equation.DSMT4" ShapeID="_x0000_i1035" DrawAspect="Content" ObjectID="_1476180364" r:id="rId27"/>
        </w:object>
      </w:r>
      <w:r>
        <w:tab/>
        <w:t>the adjacent air temperature which is then used in the calculation of inside face surface temperature during the heat balance calculations,</w:t>
      </w:r>
    </w:p>
    <w:p w:rsidR="00F82068" w:rsidRDefault="00F82068" w:rsidP="00F82068">
      <w:pPr>
        <w:pStyle w:val="BodyText"/>
      </w:pPr>
      <w:r>
        <w:tab/>
      </w:r>
      <w:r w:rsidRPr="00694965">
        <w:rPr>
          <w:position w:val="-14"/>
        </w:rPr>
        <w:object w:dxaOrig="600" w:dyaOrig="380">
          <v:shape id="_x0000_i1036" type="#_x0000_t75" style="width:30pt;height:19pt" o:ole="">
            <v:imagedata r:id="rId28" o:title=""/>
          </v:shape>
          <o:OLEObject Type="Embed" ProgID="Equation.DSMT4" ShapeID="_x0000_i1036" DrawAspect="Content" ObjectID="_1476180365" r:id="rId29"/>
        </w:object>
      </w:r>
      <w:r>
        <w:tab/>
        <w:t>the temperature of air leaving the zone and entering the air system returns</w:t>
      </w:r>
    </w:p>
    <w:p w:rsidR="00F82068" w:rsidRDefault="00F82068" w:rsidP="00F82068">
      <w:pPr>
        <w:pStyle w:val="BodyText"/>
      </w:pPr>
      <w:r>
        <w:tab/>
      </w:r>
      <w:r w:rsidRPr="00694965">
        <w:rPr>
          <w:position w:val="-12"/>
        </w:rPr>
        <w:object w:dxaOrig="620" w:dyaOrig="360">
          <v:shape id="_x0000_i1037" type="#_x0000_t75" style="width:31pt;height:18pt" o:ole="">
            <v:imagedata r:id="rId30" o:title=""/>
          </v:shape>
          <o:OLEObject Type="Embed" ProgID="Equation.DSMT4" ShapeID="_x0000_i1037" DrawAspect="Content" ObjectID="_1476180366" r:id="rId31"/>
        </w:object>
      </w:r>
      <w:r>
        <w:tab/>
        <w:t>the temperature of air leaving the zone and entering the exhaust.</w:t>
      </w:r>
    </w:p>
    <w:p w:rsidR="00F82068" w:rsidRDefault="00F82068" w:rsidP="00F82068">
      <w:pPr>
        <w:pStyle w:val="BodyText"/>
      </w:pPr>
      <w:r>
        <w:tab/>
      </w:r>
      <w:r w:rsidRPr="00694965">
        <w:rPr>
          <w:position w:val="-12"/>
        </w:rPr>
        <w:object w:dxaOrig="400" w:dyaOrig="360">
          <v:shape id="_x0000_i1038" type="#_x0000_t75" style="width:20.5pt;height:18pt" o:ole="">
            <v:imagedata r:id="rId32" o:title=""/>
          </v:shape>
          <o:OLEObject Type="Embed" ProgID="Equation.DSMT4" ShapeID="_x0000_i1038" DrawAspect="Content" ObjectID="_1476180367" r:id="rId33"/>
        </w:object>
      </w:r>
      <w:r>
        <w:tab/>
        <w:t>the temperature of air “sensed” at the thermostat (not currently used in air system control because air system flows use load-based control).</w:t>
      </w:r>
    </w:p>
    <w:p w:rsidR="00F82068" w:rsidRDefault="00F82068" w:rsidP="00F82068">
      <w:pPr>
        <w:pStyle w:val="BodyText"/>
      </w:pPr>
      <w:r>
        <w:t xml:space="preserve">The user defined room air models used indirect coupling so that the patterns provide values for, or ways to calculate, how specific temperatures differ from </w:t>
      </w:r>
      <w:r w:rsidRPr="00694965">
        <w:rPr>
          <w:position w:val="-12"/>
        </w:rPr>
        <w:object w:dxaOrig="480" w:dyaOrig="360">
          <v:shape id="_x0000_i1039" type="#_x0000_t75" style="width:24pt;height:18pt" o:ole="">
            <v:imagedata r:id="rId34" o:title=""/>
          </v:shape>
          <o:OLEObject Type="Embed" ProgID="Equation.DSMT4" ShapeID="_x0000_i1039" DrawAspect="Content" ObjectID="_1476180368" r:id="rId35"/>
        </w:object>
      </w:r>
      <w:r>
        <w:t xml:space="preserve">.  The various </w:t>
      </w:r>
      <w:r w:rsidRPr="00694965">
        <w:rPr>
          <w:position w:val="-4"/>
        </w:rPr>
        <w:object w:dxaOrig="380" w:dyaOrig="260">
          <v:shape id="_x0000_i1040" type="#_x0000_t75" style="width:19pt;height:13pt" o:ole="">
            <v:imagedata r:id="rId36" o:title=""/>
          </v:shape>
          <o:OLEObject Type="Embed" ProgID="Equation.DSMT4" ShapeID="_x0000_i1040" DrawAspect="Content" ObjectID="_1476180369" r:id="rId37"/>
        </w:object>
      </w:r>
      <w:r>
        <w:t xml:space="preserve"> values determined from the model are applied to </w:t>
      </w:r>
      <w:r w:rsidRPr="00694965">
        <w:rPr>
          <w:position w:val="-12"/>
        </w:rPr>
        <w:object w:dxaOrig="480" w:dyaOrig="360">
          <v:shape id="_x0000_i1041" type="#_x0000_t75" style="width:24pt;height:18pt" o:ole="">
            <v:imagedata r:id="rId38" o:title=""/>
          </v:shape>
          <o:OLEObject Type="Embed" ProgID="Equation.DSMT4" ShapeID="_x0000_i1041" DrawAspect="Content" ObjectID="_1476180370" r:id="rId39"/>
        </w:object>
      </w:r>
      <w:r>
        <w:t xml:space="preserve"> as follows:</w:t>
      </w:r>
    </w:p>
    <w:p w:rsidR="00F82068" w:rsidRDefault="00F82068" w:rsidP="00F82068">
      <w:pPr>
        <w:pStyle w:val="Equation"/>
      </w:pPr>
      <w:r w:rsidRPr="00694965">
        <w:rPr>
          <w:position w:val="-12"/>
        </w:rPr>
        <w:object w:dxaOrig="1579" w:dyaOrig="360">
          <v:shape id="_x0000_i1042" type="#_x0000_t75" style="width:78.5pt;height:18pt" o:ole="">
            <v:imagedata r:id="rId40" o:title=""/>
          </v:shape>
          <o:OLEObject Type="Embed" ProgID="Equation.DSMT4" ShapeID="_x0000_i1042" DrawAspect="Content" ObjectID="_1476180371" r:id="rId41"/>
        </w:object>
      </w:r>
    </w:p>
    <w:p w:rsidR="00F82068" w:rsidRDefault="00F82068" w:rsidP="00F82068">
      <w:pPr>
        <w:pStyle w:val="BodyText"/>
      </w:pPr>
      <w:r>
        <w:t>(where “</w:t>
      </w:r>
      <w:r>
        <w:rPr>
          <w:i/>
        </w:rPr>
        <w:t xml:space="preserve">i’s” </w:t>
      </w:r>
      <w:r>
        <w:t>represents each surface in the zone that is affected by the model)</w:t>
      </w:r>
    </w:p>
    <w:p w:rsidR="00F82068" w:rsidRDefault="00F82068" w:rsidP="00F82068">
      <w:pPr>
        <w:pStyle w:val="Equation"/>
      </w:pPr>
      <w:r w:rsidRPr="00694965">
        <w:rPr>
          <w:position w:val="-14"/>
        </w:rPr>
        <w:object w:dxaOrig="2140" w:dyaOrig="380">
          <v:shape id="_x0000_i1043" type="#_x0000_t75" style="width:107pt;height:19pt" o:ole="">
            <v:imagedata r:id="rId42" o:title=""/>
          </v:shape>
          <o:OLEObject Type="Embed" ProgID="Equation.DSMT4" ShapeID="_x0000_i1043" DrawAspect="Content" ObjectID="_1476180372" r:id="rId43"/>
        </w:object>
      </w:r>
      <w:r>
        <w:t xml:space="preserve"> </w:t>
      </w:r>
    </w:p>
    <w:p w:rsidR="00F82068" w:rsidRDefault="00F82068" w:rsidP="00F82068">
      <w:pPr>
        <w:pStyle w:val="Equation"/>
      </w:pPr>
      <w:r w:rsidRPr="00694965">
        <w:rPr>
          <w:position w:val="-12"/>
        </w:rPr>
        <w:object w:dxaOrig="2220" w:dyaOrig="360">
          <v:shape id="_x0000_i1044" type="#_x0000_t75" style="width:111pt;height:18pt" o:ole="">
            <v:imagedata r:id="rId44" o:title=""/>
          </v:shape>
          <o:OLEObject Type="Embed" ProgID="Equation.DSMT4" ShapeID="_x0000_i1044" DrawAspect="Content" ObjectID="_1476180373" r:id="rId45"/>
        </w:object>
      </w:r>
    </w:p>
    <w:p w:rsidR="00F82068" w:rsidRDefault="00F82068" w:rsidP="00F82068">
      <w:pPr>
        <w:pStyle w:val="Equation"/>
      </w:pPr>
      <w:r w:rsidRPr="00694965">
        <w:rPr>
          <w:position w:val="-12"/>
        </w:rPr>
        <w:object w:dxaOrig="1780" w:dyaOrig="360">
          <v:shape id="_x0000_i1045" type="#_x0000_t75" style="width:89.5pt;height:18pt" o:ole="">
            <v:imagedata r:id="rId46" o:title=""/>
          </v:shape>
          <o:OLEObject Type="Embed" ProgID="Equation.DSMT4" ShapeID="_x0000_i1045" DrawAspect="Content" ObjectID="_1476180374" r:id="rId47"/>
        </w:object>
      </w:r>
    </w:p>
    <w:p w:rsidR="00F82068" w:rsidRDefault="00F82068" w:rsidP="00F82068">
      <w:pPr>
        <w:pStyle w:val="BodyText"/>
      </w:pPr>
      <w:r>
        <w:t xml:space="preserve">The patterns defined by the object ‘RoomAir:TemperaturePattern:SurfaceMapping’ are fairly straightforward.  The user directly inputs values for </w:t>
      </w:r>
      <w:r w:rsidRPr="00694965">
        <w:rPr>
          <w:position w:val="-12"/>
        </w:rPr>
        <w:object w:dxaOrig="460" w:dyaOrig="360">
          <v:shape id="_x0000_i1046" type="#_x0000_t75" style="width:23.5pt;height:18pt" o:ole="">
            <v:imagedata r:id="rId48" o:title=""/>
          </v:shape>
          <o:OLEObject Type="Embed" ProgID="Equation.DSMT4" ShapeID="_x0000_i1046" DrawAspect="Content" ObjectID="_1476180375" r:id="rId49"/>
        </w:object>
      </w:r>
      <w:r>
        <w:t xml:space="preserve"> for each surface.  The pattern “maps” specific surfaces, identified by name, to </w:t>
      </w:r>
      <w:r w:rsidRPr="00694965">
        <w:rPr>
          <w:position w:val="-12"/>
        </w:rPr>
        <w:object w:dxaOrig="460" w:dyaOrig="360">
          <v:shape id="_x0000_i1047" type="#_x0000_t75" style="width:23.5pt;height:18pt" o:ole="">
            <v:imagedata r:id="rId50" o:title=""/>
          </v:shape>
          <o:OLEObject Type="Embed" ProgID="Equation.DSMT4" ShapeID="_x0000_i1047" DrawAspect="Content" ObjectID="_1476180376" r:id="rId51"/>
        </w:object>
      </w:r>
      <w:r>
        <w:t xml:space="preserve"> values.  This provides completely general control (but in practice may be cumbersome to use).  The other patterns focus on temperature changes </w:t>
      </w:r>
      <w:r>
        <w:lastRenderedPageBreak/>
        <w:t xml:space="preserve">in the vertical direction.  Surfaces do not need to be identified, but all the surfaces with the same height will be assigned the same </w:t>
      </w:r>
      <w:r w:rsidRPr="00694965">
        <w:rPr>
          <w:position w:val="-12"/>
        </w:rPr>
        <w:object w:dxaOrig="460" w:dyaOrig="360">
          <v:shape id="_x0000_i1048" type="#_x0000_t75" style="width:23.5pt;height:18pt" o:ole="">
            <v:imagedata r:id="rId52" o:title=""/>
          </v:shape>
          <o:OLEObject Type="Embed" ProgID="Equation.DSMT4" ShapeID="_x0000_i1048" DrawAspect="Content" ObjectID="_1476180377" r:id="rId53"/>
        </w:object>
      </w:r>
      <w:r>
        <w:t xml:space="preserve"> values.  </w:t>
      </w:r>
    </w:p>
    <w:p w:rsidR="00F82068" w:rsidRDefault="00F82068" w:rsidP="00F82068">
      <w:pPr>
        <w:pStyle w:val="BodyText"/>
      </w:pPr>
      <w:r>
        <w:t xml:space="preserve">The patterns defined by the object ‘RoomAir:TemperaturePattern:NondimensonalHeight’ apply a temperature profile based on a non-dimensionalized height, </w:t>
      </w:r>
      <w:r w:rsidRPr="00694965">
        <w:rPr>
          <w:position w:val="-4"/>
        </w:rPr>
        <w:object w:dxaOrig="220" w:dyaOrig="240">
          <v:shape id="_x0000_i1049" type="#_x0000_t75" style="width:11.5pt;height:12pt" o:ole="">
            <v:imagedata r:id="rId54" o:title=""/>
          </v:shape>
          <o:OLEObject Type="Embed" ProgID="Equation.DSMT4" ShapeID="_x0000_i1049" DrawAspect="Content" ObjectID="_1476180378" r:id="rId55"/>
        </w:object>
      </w:r>
      <w:r>
        <w:t>.  The height of each surface is defined to be the z-coordinate of the surface’s centroid relative to the average z-coordinate of the floor surfaces.  The zone ceiling height is used as the length scale to non-dimensionalize each surface’s height so that,</w:t>
      </w:r>
    </w:p>
    <w:p w:rsidR="00F82068" w:rsidRDefault="00F82068" w:rsidP="00F82068">
      <w:pPr>
        <w:pStyle w:val="Equation"/>
      </w:pPr>
      <w:r w:rsidRPr="00694965">
        <w:rPr>
          <w:position w:val="-14"/>
        </w:rPr>
        <w:object w:dxaOrig="3879" w:dyaOrig="380">
          <v:shape id="_x0000_i1050" type="#_x0000_t75" style="width:194.5pt;height:19pt" o:ole="">
            <v:imagedata r:id="rId56" o:title=""/>
          </v:shape>
          <o:OLEObject Type="Embed" ProgID="Equation.DSMT4" ShapeID="_x0000_i1050" DrawAspect="Content" ObjectID="_1476180379" r:id="rId57"/>
        </w:object>
      </w:r>
    </w:p>
    <w:p w:rsidR="00F82068" w:rsidRDefault="00F82068" w:rsidP="00F82068">
      <w:pPr>
        <w:pStyle w:val="BodyText"/>
      </w:pPr>
      <w:r>
        <w:t>(where “</w:t>
      </w:r>
      <w:r>
        <w:rPr>
          <w:i/>
        </w:rPr>
        <w:t xml:space="preserve">i’s” </w:t>
      </w:r>
      <w:r>
        <w:t>represents each surface in the zone that is affected by the model)</w:t>
      </w:r>
    </w:p>
    <w:p w:rsidR="00F82068" w:rsidRDefault="00F82068" w:rsidP="00F82068">
      <w:pPr>
        <w:pStyle w:val="BodyText"/>
      </w:pPr>
      <w:r>
        <w:t xml:space="preserve">The values for </w:t>
      </w:r>
      <w:r w:rsidRPr="00694965">
        <w:rPr>
          <w:position w:val="-12"/>
        </w:rPr>
        <w:object w:dxaOrig="260" w:dyaOrig="360">
          <v:shape id="_x0000_i1051" type="#_x0000_t75" style="width:13pt;height:18pt" o:ole="">
            <v:imagedata r:id="rId58" o:title=""/>
          </v:shape>
          <o:OLEObject Type="Embed" ProgID="Equation.DSMT4" ShapeID="_x0000_i1051" DrawAspect="Content" ObjectID="_1476180380" r:id="rId59"/>
        </w:object>
      </w:r>
      <w:r>
        <w:t xml:space="preserve"> are constrained to be between 0.01 and 0.99 because the value is meant to describe the air layer near the surface (say approximate 0.1 m from the surface) rather than the surface itself. </w:t>
      </w:r>
    </w:p>
    <w:p w:rsidR="00F82068" w:rsidRDefault="00F82068" w:rsidP="00F82068">
      <w:pPr>
        <w:pStyle w:val="BodyText"/>
      </w:pPr>
      <w:r>
        <w:t xml:space="preserve">The user-defined profile is treated as a look up table or piecewise linear model.  The values for </w:t>
      </w:r>
      <w:r w:rsidRPr="00694965">
        <w:rPr>
          <w:position w:val="-12"/>
        </w:rPr>
        <w:object w:dxaOrig="460" w:dyaOrig="360">
          <v:shape id="_x0000_i1052" type="#_x0000_t75" style="width:23.5pt;height:18pt" o:ole="">
            <v:imagedata r:id="rId60" o:title=""/>
          </v:shape>
          <o:OLEObject Type="Embed" ProgID="Equation.DSMT4" ShapeID="_x0000_i1052" DrawAspect="Content" ObjectID="_1476180381" r:id="rId61"/>
        </w:object>
      </w:r>
      <w:r>
        <w:t xml:space="preserve"> are determined by searching the </w:t>
      </w:r>
      <w:r w:rsidRPr="00694965">
        <w:rPr>
          <w:position w:val="-4"/>
        </w:rPr>
        <w:object w:dxaOrig="220" w:dyaOrig="240">
          <v:shape id="_x0000_i1053" type="#_x0000_t75" style="width:11.5pt;height:12pt" o:ole="">
            <v:imagedata r:id="rId62" o:title=""/>
          </v:shape>
          <o:OLEObject Type="Embed" ProgID="Equation.DSMT4" ShapeID="_x0000_i1053" DrawAspect="Content" ObjectID="_1476180382" r:id="rId63"/>
        </w:object>
      </w:r>
      <w:r>
        <w:t xml:space="preserve"> values in the user-defined profile and performing linear interpolation on the associated </w:t>
      </w:r>
      <w:r w:rsidRPr="00694965">
        <w:rPr>
          <w:position w:val="-12"/>
        </w:rPr>
        <w:object w:dxaOrig="420" w:dyaOrig="360">
          <v:shape id="_x0000_i1054" type="#_x0000_t75" style="width:21pt;height:18pt" o:ole="">
            <v:imagedata r:id="rId64" o:title=""/>
          </v:shape>
          <o:OLEObject Type="Embed" ProgID="Equation.DSMT4" ShapeID="_x0000_i1054" DrawAspect="Content" ObjectID="_1476180383" r:id="rId65"/>
        </w:object>
      </w:r>
      <w:r>
        <w:t xml:space="preserve"> values.  </w:t>
      </w:r>
    </w:p>
    <w:p w:rsidR="00F82068" w:rsidRDefault="00F82068" w:rsidP="00F82068">
      <w:pPr>
        <w:pStyle w:val="BodyText"/>
      </w:pPr>
      <w:r>
        <w:t xml:space="preserve">The patterns defined by the object ‘RoomAir:TemperaturePattern:ConstantGradient’ apply a constant temperature gradient in the vertical direction.  The model assumes that </w:t>
      </w:r>
      <w:r w:rsidRPr="00694965">
        <w:rPr>
          <w:position w:val="-12"/>
        </w:rPr>
        <w:object w:dxaOrig="480" w:dyaOrig="360">
          <v:shape id="_x0000_i1055" type="#_x0000_t75" style="width:24pt;height:18pt" o:ole="">
            <v:imagedata r:id="rId66" o:title=""/>
          </v:shape>
          <o:OLEObject Type="Embed" ProgID="Equation.DSMT4" ShapeID="_x0000_i1055" DrawAspect="Content" ObjectID="_1476180384" r:id="rId67"/>
        </w:object>
      </w:r>
      <w:r>
        <w:t xml:space="preserve"> occurs at the mid-plane so that </w:t>
      </w:r>
      <w:r w:rsidRPr="00694965">
        <w:rPr>
          <w:position w:val="-14"/>
        </w:rPr>
        <w:object w:dxaOrig="1080" w:dyaOrig="380">
          <v:shape id="_x0000_i1056" type="#_x0000_t75" style="width:54pt;height:19pt" o:ole="">
            <v:imagedata r:id="rId68" o:title=""/>
          </v:shape>
          <o:OLEObject Type="Embed" ProgID="Equation.DSMT4" ShapeID="_x0000_i1056" DrawAspect="Content" ObjectID="_1476180385" r:id="rId69"/>
        </w:object>
      </w:r>
      <w:r>
        <w:t xml:space="preserve"> (by definition).  The surface </w:t>
      </w:r>
      <w:r w:rsidRPr="00694965">
        <w:rPr>
          <w:position w:val="-12"/>
        </w:rPr>
        <w:object w:dxaOrig="260" w:dyaOrig="360">
          <v:shape id="_x0000_i1057" type="#_x0000_t75" style="width:13pt;height:18pt" o:ole="">
            <v:imagedata r:id="rId70" o:title=""/>
          </v:shape>
          <o:OLEObject Type="Embed" ProgID="Equation.DSMT4" ShapeID="_x0000_i1057" DrawAspect="Content" ObjectID="_1476180386" r:id="rId71"/>
        </w:object>
      </w:r>
      <w:r>
        <w:t xml:space="preserve"> values are compared to </w:t>
      </w:r>
      <w:r w:rsidRPr="00694965">
        <w:rPr>
          <w:position w:val="-14"/>
        </w:rPr>
        <w:object w:dxaOrig="520" w:dyaOrig="380">
          <v:shape id="_x0000_i1058" type="#_x0000_t75" style="width:26.5pt;height:19pt" o:ole="">
            <v:imagedata r:id="rId72" o:title=""/>
          </v:shape>
          <o:OLEObject Type="Embed" ProgID="Equation.DSMT4" ShapeID="_x0000_i1058" DrawAspect="Content" ObjectID="_1476180387" r:id="rId73"/>
        </w:object>
      </w:r>
      <w:r>
        <w:t xml:space="preserve">and then scaled with zone ceiling height to obtain values for the change in height (in units of meters), </w:t>
      </w:r>
      <w:r w:rsidRPr="00694965">
        <w:rPr>
          <w:position w:val="-4"/>
        </w:rPr>
        <w:object w:dxaOrig="320" w:dyaOrig="260">
          <v:shape id="_x0000_i1059" type="#_x0000_t75" style="width:15.5pt;height:13pt" o:ole="">
            <v:imagedata r:id="rId74" o:title=""/>
          </v:shape>
          <o:OLEObject Type="Embed" ProgID="Equation.DSMT4" ShapeID="_x0000_i1059" DrawAspect="Content" ObjectID="_1476180388" r:id="rId75"/>
        </w:object>
      </w:r>
      <w:r>
        <w:t xml:space="preserve">.  The user defined gradient, </w:t>
      </w:r>
      <w:r w:rsidRPr="00694965">
        <w:rPr>
          <w:position w:val="-10"/>
        </w:rPr>
        <w:object w:dxaOrig="560" w:dyaOrig="320">
          <v:shape id="_x0000_i1060" type="#_x0000_t75" style="width:27.5pt;height:15.5pt" o:ole="">
            <v:imagedata r:id="rId76" o:title=""/>
          </v:shape>
          <o:OLEObject Type="Embed" ProgID="Equation.DSMT4" ShapeID="_x0000_i1060" DrawAspect="Content" ObjectID="_1476180389" r:id="rId77"/>
        </w:object>
      </w:r>
      <w:r>
        <w:t xml:space="preserve">, (units of ºC/m) is then used to determine </w:t>
      </w:r>
      <w:r w:rsidRPr="00694965">
        <w:rPr>
          <w:position w:val="-12"/>
        </w:rPr>
        <w:object w:dxaOrig="460" w:dyaOrig="360">
          <v:shape id="_x0000_i1061" type="#_x0000_t75" style="width:23.5pt;height:18pt" o:ole="">
            <v:imagedata r:id="rId78" o:title=""/>
          </v:shape>
          <o:OLEObject Type="Embed" ProgID="Equation.DSMT4" ShapeID="_x0000_i1061" DrawAspect="Content" ObjectID="_1476180390" r:id="rId79"/>
        </w:object>
      </w:r>
      <w:r>
        <w:t xml:space="preserve"> values using  </w:t>
      </w:r>
    </w:p>
    <w:p w:rsidR="00F82068" w:rsidRDefault="00F82068" w:rsidP="00F82068">
      <w:pPr>
        <w:pStyle w:val="Equation"/>
      </w:pPr>
      <w:r w:rsidRPr="00694965">
        <w:rPr>
          <w:position w:val="-12"/>
        </w:rPr>
        <w:object w:dxaOrig="1640" w:dyaOrig="360">
          <v:shape id="_x0000_i1062" type="#_x0000_t75" style="width:82pt;height:18pt" o:ole="">
            <v:imagedata r:id="rId80" o:title=""/>
          </v:shape>
          <o:OLEObject Type="Embed" ProgID="Equation.DSMT4" ShapeID="_x0000_i1062" DrawAspect="Content" ObjectID="_1476180391" r:id="rId81"/>
        </w:object>
      </w:r>
      <w:r>
        <w:t xml:space="preserve"> </w:t>
      </w:r>
    </w:p>
    <w:p w:rsidR="00F82068" w:rsidRDefault="00F82068" w:rsidP="00F82068">
      <w:pPr>
        <w:pStyle w:val="BodyText"/>
      </w:pPr>
      <w:r>
        <w:t xml:space="preserve">The patterns defined by the object ‘RoomAir:TemperaturePattern:TwoGradient’ are very similar to the constant gradient pattern above but the value of </w:t>
      </w:r>
      <w:r w:rsidRPr="00694965">
        <w:rPr>
          <w:position w:val="-10"/>
        </w:rPr>
        <w:object w:dxaOrig="560" w:dyaOrig="320">
          <v:shape id="_x0000_i1063" type="#_x0000_t75" style="width:27.5pt;height:15.5pt" o:ole="">
            <v:imagedata r:id="rId82" o:title=""/>
          </v:shape>
          <o:OLEObject Type="Embed" ProgID="Equation.DSMT4" ShapeID="_x0000_i1063" DrawAspect="Content" ObjectID="_1476180392" r:id="rId83"/>
        </w:object>
      </w:r>
      <w:r>
        <w:t xml:space="preserve"> used at any given time is selected by interpolating between two user-defined values for </w:t>
      </w:r>
      <w:r w:rsidRPr="00694965">
        <w:rPr>
          <w:position w:val="-10"/>
        </w:rPr>
        <w:object w:dxaOrig="560" w:dyaOrig="320">
          <v:shape id="_x0000_i1064" type="#_x0000_t75" style="width:27.5pt;height:15.5pt" o:ole="">
            <v:imagedata r:id="rId84" o:title=""/>
          </v:shape>
          <o:OLEObject Type="Embed" ProgID="Equation.DSMT4" ShapeID="_x0000_i1064" DrawAspect="Content" ObjectID="_1476180393" r:id="rId85"/>
        </w:object>
      </w:r>
      <w:r>
        <w:t xml:space="preserve">.  Five options are available, three based on temperatures and two based on thermal loads – see the Input Output Reference.  The user provides upper and lower bounding values.  If the current value of the “sensing” variable lies between the upper and lower bounds, then </w:t>
      </w:r>
      <w:r w:rsidRPr="00694965">
        <w:rPr>
          <w:position w:val="-10"/>
        </w:rPr>
        <w:object w:dxaOrig="560" w:dyaOrig="320">
          <v:shape id="_x0000_i1065" type="#_x0000_t75" style="width:27.5pt;height:15.5pt" o:ole="">
            <v:imagedata r:id="rId86" o:title=""/>
          </v:shape>
          <o:OLEObject Type="Embed" ProgID="Equation.DSMT4" ShapeID="_x0000_i1065" DrawAspect="Content" ObjectID="_1476180394" r:id="rId87"/>
        </w:object>
      </w:r>
      <w:r>
        <w:t xml:space="preserve"> is determined using linear interpolation.  If the designated value is above the upper bound then the upper value for </w:t>
      </w:r>
      <w:r w:rsidRPr="00694965">
        <w:rPr>
          <w:position w:val="-10"/>
        </w:rPr>
        <w:object w:dxaOrig="560" w:dyaOrig="320">
          <v:shape id="_x0000_i1066" type="#_x0000_t75" style="width:27.5pt;height:15.5pt" o:ole="">
            <v:imagedata r:id="rId88" o:title=""/>
          </v:shape>
          <o:OLEObject Type="Embed" ProgID="Equation.DSMT4" ShapeID="_x0000_i1066" DrawAspect="Content" ObjectID="_1476180395" r:id="rId89"/>
        </w:object>
      </w:r>
      <w:r>
        <w:t xml:space="preserve"> is used (no extrapolation).  Similarly, if the designated value is below the lower bound, then the lower value for </w:t>
      </w:r>
      <w:r w:rsidRPr="00694965">
        <w:rPr>
          <w:position w:val="-10"/>
        </w:rPr>
        <w:object w:dxaOrig="560" w:dyaOrig="320">
          <v:shape id="_x0000_i1067" type="#_x0000_t75" style="width:27.5pt;height:15.5pt" o:ole="">
            <v:imagedata r:id="rId90" o:title=""/>
          </v:shape>
          <o:OLEObject Type="Embed" ProgID="Equation.DSMT4" ShapeID="_x0000_i1067" DrawAspect="Content" ObjectID="_1476180396" r:id="rId91"/>
        </w:object>
      </w:r>
      <w:r>
        <w:t xml:space="preserve"> is used.  Note that “upper” and “lower” indicate the temperature and heat rate bounds and that the values for </w:t>
      </w:r>
      <w:r w:rsidRPr="00694965">
        <w:rPr>
          <w:position w:val="-10"/>
        </w:rPr>
        <w:object w:dxaOrig="560" w:dyaOrig="320">
          <v:shape id="_x0000_i1068" type="#_x0000_t75" style="width:27.5pt;height:15.5pt" o:ole="">
            <v:imagedata r:id="rId92" o:title=""/>
          </v:shape>
          <o:OLEObject Type="Embed" ProgID="Equation.DSMT4" ShapeID="_x0000_i1068" DrawAspect="Content" ObjectID="_1476180397" r:id="rId93"/>
        </w:object>
      </w:r>
      <w:r>
        <w:t xml:space="preserve"> do not have to follow in the same way; the </w:t>
      </w:r>
      <w:r w:rsidRPr="00694965">
        <w:rPr>
          <w:position w:val="-10"/>
        </w:rPr>
        <w:object w:dxaOrig="560" w:dyaOrig="320">
          <v:shape id="_x0000_i1069" type="#_x0000_t75" style="width:27.5pt;height:15.5pt" o:ole="">
            <v:imagedata r:id="rId94" o:title=""/>
          </v:shape>
          <o:OLEObject Type="Embed" ProgID="Equation.DSMT4" ShapeID="_x0000_i1069" DrawAspect="Content" ObjectID="_1476180398" r:id="rId95"/>
        </w:object>
      </w:r>
      <w:r>
        <w:t xml:space="preserve"> value for the lower bound could be higher than the </w:t>
      </w:r>
      <w:r w:rsidRPr="00694965">
        <w:rPr>
          <w:position w:val="-10"/>
        </w:rPr>
        <w:object w:dxaOrig="560" w:dyaOrig="320">
          <v:shape id="_x0000_i1070" type="#_x0000_t75" style="width:27.5pt;height:15.5pt" o:ole="">
            <v:imagedata r:id="rId96" o:title=""/>
          </v:shape>
          <o:OLEObject Type="Embed" ProgID="Equation.DSMT4" ShapeID="_x0000_i1070" DrawAspect="Content" ObjectID="_1476180399" r:id="rId97"/>
        </w:object>
      </w:r>
      <w:r>
        <w:t xml:space="preserve"> value for the upper bound (providing a something of a reverse control scheme).  Rather than directly using </w:t>
      </w:r>
      <w:r w:rsidRPr="00694965">
        <w:rPr>
          <w:position w:val="-4"/>
        </w:rPr>
        <w:object w:dxaOrig="380" w:dyaOrig="260">
          <v:shape id="_x0000_i1071" type="#_x0000_t75" style="width:19pt;height:13pt" o:ole="">
            <v:imagedata r:id="rId98" o:title=""/>
          </v:shape>
          <o:OLEObject Type="Embed" ProgID="Equation.DSMT4" ShapeID="_x0000_i1071" DrawAspect="Content" ObjectID="_1476180400" r:id="rId99"/>
        </w:object>
      </w:r>
      <w:r>
        <w:t xml:space="preserve"> values from the user, the temperatures for the return air, exhaust and thermostat are determined based on user-entered heights (in units of meters from the floor) and applying the current value for </w:t>
      </w:r>
      <w:r w:rsidRPr="00694965">
        <w:rPr>
          <w:position w:val="-10"/>
        </w:rPr>
        <w:object w:dxaOrig="560" w:dyaOrig="320">
          <v:shape id="_x0000_i1072" type="#_x0000_t75" style="width:27.5pt;height:15.5pt" o:ole="">
            <v:imagedata r:id="rId100" o:title=""/>
          </v:shape>
          <o:OLEObject Type="Embed" ProgID="Equation.DSMT4" ShapeID="_x0000_i1072" DrawAspect="Content" ObjectID="_1476180401" r:id="rId101"/>
        </w:object>
      </w:r>
      <w:r>
        <w:t xml:space="preserve">.  </w:t>
      </w:r>
    </w:p>
    <w:p w:rsidR="00F82068" w:rsidRDefault="00F82068" w:rsidP="00F82068">
      <w:pPr>
        <w:pStyle w:val="Heading3"/>
      </w:pPr>
      <w:bookmarkStart w:id="116" w:name="_Toc116813763"/>
      <w:bookmarkStart w:id="117" w:name="_Toc399401248"/>
      <w:r>
        <w:t>One-Node Displacement Ventilation RoomAir Model</w:t>
      </w:r>
      <w:bookmarkEnd w:id="116"/>
      <w:bookmarkEnd w:id="117"/>
    </w:p>
    <w:p w:rsidR="00F82068" w:rsidRDefault="00F82068" w:rsidP="00F82068">
      <w:pPr>
        <w:pStyle w:val="BodyText"/>
      </w:pPr>
      <w:r>
        <w:t xml:space="preserve">The input object </w:t>
      </w:r>
      <w:r w:rsidRPr="00965BFD">
        <w:t xml:space="preserve">RoomAirSettings:OneNodeDisplacementVentilation </w:t>
      </w:r>
      <w:r>
        <w:t xml:space="preserve">provides a simple model for displacement ventilation.  Mundt (1996) points out that a floor air heat balance provides a </w:t>
      </w:r>
      <w:r>
        <w:lastRenderedPageBreak/>
        <w:t xml:space="preserve">simple and reasonably accurate method of modeling the temperature near the floor surface. The slope of a linear temperature gradient can then be obtained by adding a second upper air temperature value that comes from the usual overall air system cooling load heat balance.  The figure below diagrams the temperature distribution versus height being calculated by the model.  Mundt’s floor air heat balance is extended to include convection heat gain from equipment and by ventilation or infiltration that may be introduced near the floor in order to maintain all the terms in the air heat balance of the Heat Balance Model.  This yields the following heat balance for a floor air node, </w:t>
      </w:r>
    </w:p>
    <w:p w:rsidR="00F82068" w:rsidRDefault="00F82068" w:rsidP="00F82068">
      <w:pPr>
        <w:pStyle w:val="Equation"/>
      </w:pPr>
      <w:r>
        <w:rPr>
          <w:noProof/>
          <w:lang w:eastAsia="zh-CN"/>
        </w:rPr>
        <mc:AlternateContent>
          <mc:Choice Requires="wps">
            <w:drawing>
              <wp:anchor distT="0" distB="0" distL="114300" distR="114300" simplePos="0" relativeHeight="251659264" behindDoc="0" locked="0" layoutInCell="0" allowOverlap="1" wp14:anchorId="44268A16" wp14:editId="158C570B">
                <wp:simplePos x="0" y="0"/>
                <wp:positionH relativeFrom="column">
                  <wp:posOffset>2457450</wp:posOffset>
                </wp:positionH>
                <wp:positionV relativeFrom="paragraph">
                  <wp:posOffset>2780665</wp:posOffset>
                </wp:positionV>
                <wp:extent cx="47625" cy="9525"/>
                <wp:effectExtent l="9525" t="8890" r="9525" b="10160"/>
                <wp:wrapNone/>
                <wp:docPr id="58" name="Freeform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9525"/>
                        </a:xfrm>
                        <a:custGeom>
                          <a:avLst/>
                          <a:gdLst>
                            <a:gd name="T0" fmla="*/ 75 w 75"/>
                            <a:gd name="T1" fmla="*/ 15 h 15"/>
                            <a:gd name="T2" fmla="*/ 0 w 75"/>
                            <a:gd name="T3" fmla="*/ 0 h 15"/>
                            <a:gd name="T4" fmla="*/ 75 w 75"/>
                            <a:gd name="T5" fmla="*/ 15 h 15"/>
                          </a:gdLst>
                          <a:ahLst/>
                          <a:cxnLst>
                            <a:cxn ang="0">
                              <a:pos x="T0" y="T1"/>
                            </a:cxn>
                            <a:cxn ang="0">
                              <a:pos x="T2" y="T3"/>
                            </a:cxn>
                            <a:cxn ang="0">
                              <a:pos x="T4" y="T5"/>
                            </a:cxn>
                          </a:cxnLst>
                          <a:rect l="0" t="0" r="r" b="b"/>
                          <a:pathLst>
                            <a:path w="75" h="15">
                              <a:moveTo>
                                <a:pt x="75" y="15"/>
                              </a:moveTo>
                              <a:cubicBezTo>
                                <a:pt x="50" y="10"/>
                                <a:pt x="0" y="0"/>
                                <a:pt x="0" y="0"/>
                              </a:cubicBezTo>
                              <a:cubicBezTo>
                                <a:pt x="0" y="0"/>
                                <a:pt x="50" y="10"/>
                                <a:pt x="75" y="1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F31F" id="Freeform 335" o:spid="_x0000_s1026" style="position:absolute;margin-left:193.5pt;margin-top:218.95pt;width:3.7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" o:allowincell="f" path="m75,15c50,10,,,,,,,50,10,75,15xe">
                <v:path arrowok="t" o:connecttype="custom" o:connectlocs="47625,9525;0,0;47625,9525" o:connectangles="0,0,0"/>
              </v:shape>
            </w:pict>
          </mc:Fallback>
        </mc:AlternateContent>
      </w:r>
      <w:r>
        <w:rPr>
          <w:noProof/>
          <w:position w:val="-14"/>
          <w:lang w:eastAsia="zh-CN"/>
        </w:rPr>
        <w:drawing>
          <wp:inline distT="0" distB="0" distL="0" distR="0" wp14:anchorId="43F40DCC" wp14:editId="04C22BEC">
            <wp:extent cx="4610100" cy="257175"/>
            <wp:effectExtent l="0" t="0" r="0" b="9525"/>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10100" cy="257175"/>
                    </a:xfrm>
                    <a:prstGeom prst="rect">
                      <a:avLst/>
                    </a:prstGeom>
                    <a:noFill/>
                    <a:ln>
                      <a:noFill/>
                    </a:ln>
                  </pic:spPr>
                </pic:pic>
              </a:graphicData>
            </a:graphic>
          </wp:inline>
        </w:drawing>
      </w:r>
    </w:p>
    <w:p w:rsidR="00F82068" w:rsidRDefault="00F82068" w:rsidP="00F82068">
      <w:pPr>
        <w:pStyle w:val="BodyText"/>
      </w:pPr>
      <w:r>
        <w:t>where</w:t>
      </w:r>
    </w:p>
    <w:p w:rsidR="00F82068" w:rsidRDefault="00F82068" w:rsidP="00F82068">
      <w:pPr>
        <w:pStyle w:val="BodyText"/>
      </w:pPr>
      <w:r>
        <w:rPr>
          <w:i/>
        </w:rPr>
        <w:t>ρ</w:t>
      </w:r>
      <w:r>
        <w:t xml:space="preserve"> is the air density </w:t>
      </w:r>
    </w:p>
    <w:p w:rsidR="00F82068" w:rsidRDefault="00F82068" w:rsidP="00F82068">
      <w:pPr>
        <w:pStyle w:val="BodyText"/>
      </w:pPr>
      <w:r>
        <w:rPr>
          <w:i/>
        </w:rPr>
        <w:t>c</w:t>
      </w:r>
      <w:r>
        <w:rPr>
          <w:i/>
          <w:vertAlign w:val="subscript"/>
        </w:rPr>
        <w:t xml:space="preserve">p </w:t>
      </w:r>
      <w:r>
        <w:t xml:space="preserve">is the air specific heat at constant pressure </w:t>
      </w:r>
    </w:p>
    <w:p w:rsidR="00F82068" w:rsidRDefault="00F82068" w:rsidP="00F82068">
      <w:pPr>
        <w:pStyle w:val="BodyText"/>
      </w:pPr>
      <w:r>
        <w:rPr>
          <w:noProof/>
          <w:position w:val="-6"/>
          <w:lang w:eastAsia="zh-CN"/>
        </w:rPr>
        <w:drawing>
          <wp:inline distT="0" distB="0" distL="0" distR="0" wp14:anchorId="281BA3EC" wp14:editId="476C6E80">
            <wp:extent cx="152400" cy="276225"/>
            <wp:effectExtent l="0" t="0" r="0" b="9525"/>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2400" cy="276225"/>
                    </a:xfrm>
                    <a:prstGeom prst="rect">
                      <a:avLst/>
                    </a:prstGeom>
                    <a:noFill/>
                    <a:ln>
                      <a:noFill/>
                    </a:ln>
                  </pic:spPr>
                </pic:pic>
              </a:graphicData>
            </a:graphic>
          </wp:inline>
        </w:drawing>
      </w:r>
      <w:r>
        <w:t xml:space="preserve">is the air system flow rate </w:t>
      </w:r>
    </w:p>
    <w:p w:rsidR="00F82068" w:rsidRDefault="00F82068" w:rsidP="00F82068">
      <w:pPr>
        <w:pStyle w:val="BodyText"/>
      </w:pPr>
      <w:r>
        <w:rPr>
          <w:i/>
        </w:rPr>
        <w:t>T</w:t>
      </w:r>
      <w:r>
        <w:rPr>
          <w:i/>
          <w:vertAlign w:val="subscript"/>
        </w:rPr>
        <w:t>supply</w:t>
      </w:r>
      <w:r>
        <w:t xml:space="preserve"> is the air system’s supply air drybulb temperature</w:t>
      </w:r>
    </w:p>
    <w:p w:rsidR="00F82068" w:rsidRDefault="00F82068" w:rsidP="00F82068">
      <w:pPr>
        <w:pStyle w:val="BodyText"/>
      </w:pPr>
      <w:r>
        <w:rPr>
          <w:i/>
        </w:rPr>
        <w:t>h</w:t>
      </w:r>
      <w:r>
        <w:rPr>
          <w:i/>
          <w:vertAlign w:val="subscript"/>
        </w:rPr>
        <w:t xml:space="preserve">cFloor </w:t>
      </w:r>
      <w:r>
        <w:t xml:space="preserve"> is the convection heat transfer coefficient for the floor </w:t>
      </w:r>
    </w:p>
    <w:p w:rsidR="00F82068" w:rsidRDefault="00F82068" w:rsidP="00F82068">
      <w:pPr>
        <w:pStyle w:val="BodyText"/>
      </w:pPr>
      <w:r>
        <w:rPr>
          <w:i/>
        </w:rPr>
        <w:t>A</w:t>
      </w:r>
      <w:r>
        <w:rPr>
          <w:i/>
          <w:vertAlign w:val="subscript"/>
        </w:rPr>
        <w:t>floor</w:t>
      </w:r>
      <w:r>
        <w:rPr>
          <w:i/>
        </w:rPr>
        <w:t xml:space="preserve"> </w:t>
      </w:r>
      <w:r>
        <w:t xml:space="preserve">is the surface area of the floor </w:t>
      </w:r>
    </w:p>
    <w:p w:rsidR="00F82068" w:rsidRDefault="00F82068" w:rsidP="00F82068">
      <w:pPr>
        <w:pStyle w:val="BodyText"/>
      </w:pPr>
      <w:r>
        <w:rPr>
          <w:i/>
        </w:rPr>
        <w:t>T</w:t>
      </w:r>
      <w:r>
        <w:rPr>
          <w:i/>
          <w:vertAlign w:val="subscript"/>
        </w:rPr>
        <w:t>floor</w:t>
      </w:r>
      <w:r>
        <w:rPr>
          <w:vertAlign w:val="subscript"/>
        </w:rPr>
        <w:t xml:space="preserve"> </w:t>
      </w:r>
      <w:r>
        <w:t>is the surface temperature of the floor</w:t>
      </w:r>
    </w:p>
    <w:p w:rsidR="00F82068" w:rsidRDefault="00F82068" w:rsidP="00F82068">
      <w:pPr>
        <w:pStyle w:val="BodyText"/>
      </w:pPr>
      <w:r>
        <w:rPr>
          <w:i/>
        </w:rPr>
        <w:t>Q</w:t>
      </w:r>
      <w:r>
        <w:rPr>
          <w:i/>
          <w:vertAlign w:val="subscript"/>
        </w:rPr>
        <w:t>convSourceFloor</w:t>
      </w:r>
      <w:r>
        <w:rPr>
          <w:i/>
        </w:rPr>
        <w:t xml:space="preserve">  </w:t>
      </w:r>
      <w:r>
        <w:t xml:space="preserve">is the convection from internal sources near the floor (&lt; 0.2 m) </w:t>
      </w:r>
    </w:p>
    <w:p w:rsidR="00F82068" w:rsidRDefault="00F82068" w:rsidP="00F82068">
      <w:pPr>
        <w:pStyle w:val="BodyText"/>
      </w:pPr>
      <w:r>
        <w:rPr>
          <w:i/>
        </w:rPr>
        <w:t>Q</w:t>
      </w:r>
      <w:r>
        <w:rPr>
          <w:i/>
          <w:vertAlign w:val="subscript"/>
        </w:rPr>
        <w:t>InfilFloor</w:t>
      </w:r>
      <w:r>
        <w:t xml:space="preserve">  is the heat gain (or loss) from infiltration or ventilation near the floor</w:t>
      </w:r>
    </w:p>
    <w:p w:rsidR="00F82068" w:rsidRDefault="00F82068" w:rsidP="00F82068">
      <w:pPr>
        <w:pStyle w:val="BodyText"/>
      </w:pPr>
    </w:p>
    <w:p w:rsidR="00F82068" w:rsidRDefault="00F82068" w:rsidP="00F82068">
      <w:pPr>
        <w:pStyle w:val="BodyText"/>
      </w:pPr>
      <w:r>
        <w:t xml:space="preserve">“Floor splits” are the fraction of total convective or infiltration loads that are dispersed so as to add heat to the air located near the floor.  The user prescribes values for floor splits as input.  No guidance is known to be available to use in recommending floor splits, but the user could for example account for equipment known to be near the floor, such as tower computer cases, or supplementary ventilation designed to enter along the floor.  The equation above can be solved directly for </w:t>
      </w:r>
      <w:r>
        <w:rPr>
          <w:i/>
        </w:rPr>
        <w:t>T</w:t>
      </w:r>
      <w:r>
        <w:rPr>
          <w:i/>
          <w:vertAlign w:val="subscript"/>
        </w:rPr>
        <w:t>AirFloor</w:t>
      </w:r>
      <w:r>
        <w:t xml:space="preserve"> and is used in the form of the equation below,</w:t>
      </w:r>
    </w:p>
    <w:p w:rsidR="00F82068" w:rsidRDefault="00F82068" w:rsidP="00F82068">
      <w:pPr>
        <w:pStyle w:val="Equation"/>
      </w:pPr>
      <w:r>
        <w:rPr>
          <w:noProof/>
          <w:position w:val="-32"/>
          <w:lang w:eastAsia="zh-CN"/>
        </w:rPr>
        <w:drawing>
          <wp:inline distT="0" distB="0" distL="0" distR="0" wp14:anchorId="25D7EF35" wp14:editId="68007B66">
            <wp:extent cx="4048125" cy="485775"/>
            <wp:effectExtent l="0" t="0" r="9525" b="9525"/>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048125" cy="485775"/>
                    </a:xfrm>
                    <a:prstGeom prst="rect">
                      <a:avLst/>
                    </a:prstGeom>
                    <a:noFill/>
                    <a:ln>
                      <a:noFill/>
                    </a:ln>
                  </pic:spPr>
                </pic:pic>
              </a:graphicData>
            </a:graphic>
          </wp:inline>
        </w:drawing>
      </w:r>
    </w:p>
    <w:p w:rsidR="00F82068" w:rsidRDefault="00F82068" w:rsidP="00F82068">
      <w:pPr>
        <w:pStyle w:val="BodyText"/>
      </w:pPr>
      <w:r>
        <w:t xml:space="preserve">The upper air node temperature is obtained by solving the overall air heat balance for the entire thermal zone for the temperature of the air leaving the zone and going into the air system return, </w:t>
      </w:r>
      <w:r>
        <w:rPr>
          <w:i/>
        </w:rPr>
        <w:t>T</w:t>
      </w:r>
      <w:r>
        <w:rPr>
          <w:i/>
          <w:vertAlign w:val="subscript"/>
        </w:rPr>
        <w:t>leaving</w:t>
      </w:r>
      <w:r>
        <w:t xml:space="preserve">.  </w:t>
      </w:r>
    </w:p>
    <w:p w:rsidR="00F82068" w:rsidRDefault="00F82068" w:rsidP="00F82068">
      <w:pPr>
        <w:pStyle w:val="Equation"/>
      </w:pPr>
      <w:r>
        <w:rPr>
          <w:noProof/>
          <w:position w:val="-32"/>
          <w:lang w:eastAsia="zh-CN"/>
        </w:rPr>
        <w:drawing>
          <wp:inline distT="0" distB="0" distL="0" distR="0" wp14:anchorId="758AEC44" wp14:editId="6D96E257">
            <wp:extent cx="1419225" cy="495300"/>
            <wp:effectExtent l="0" t="0" r="9525"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19225" cy="495300"/>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355</w:instrText>
        </w:r>
      </w:fldSimple>
      <w:r>
        <w:instrText>)</w:instrText>
      </w:r>
      <w:r>
        <w:fldChar w:fldCharType="end"/>
      </w:r>
    </w:p>
    <w:p w:rsidR="00F82068" w:rsidRDefault="00F82068" w:rsidP="00F82068">
      <w:pPr>
        <w:pStyle w:val="BodyText"/>
      </w:pPr>
      <w:r>
        <w:t xml:space="preserve">where </w:t>
      </w:r>
      <w:r>
        <w:rPr>
          <w:noProof/>
          <w:position w:val="-14"/>
          <w:lang w:eastAsia="zh-CN"/>
        </w:rPr>
        <w:drawing>
          <wp:inline distT="0" distB="0" distL="0" distR="0" wp14:anchorId="50760456" wp14:editId="5A914443">
            <wp:extent cx="266700" cy="257175"/>
            <wp:effectExtent l="0" t="0" r="0" b="9525"/>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r>
        <w:t xml:space="preserve"> is the air system heat load with negative values indicating a positive cooling load.  Values for </w:t>
      </w:r>
      <w:r>
        <w:rPr>
          <w:noProof/>
          <w:position w:val="-14"/>
          <w:lang w:eastAsia="zh-CN"/>
        </w:rPr>
        <w:drawing>
          <wp:inline distT="0" distB="0" distL="0" distR="0" wp14:anchorId="11F4A332" wp14:editId="71257B5F">
            <wp:extent cx="266700" cy="257175"/>
            <wp:effectExtent l="0" t="0" r="0" b="9525"/>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r>
        <w:t xml:space="preserve"> are computed by the load calculation routines and passed to the air model.  The vertical temperature gradient or slope, </w:t>
      </w:r>
      <w:r>
        <w:rPr>
          <w:i/>
        </w:rPr>
        <w:t>dT/dz</w:t>
      </w:r>
      <w:r>
        <w:t xml:space="preserve">, is obtained from, </w:t>
      </w:r>
    </w:p>
    <w:p w:rsidR="00F82068" w:rsidRDefault="00F82068" w:rsidP="00F82068">
      <w:pPr>
        <w:pStyle w:val="Equation"/>
      </w:pPr>
      <w:r>
        <w:rPr>
          <w:noProof/>
          <w:position w:val="-30"/>
          <w:lang w:eastAsia="zh-CN"/>
        </w:rPr>
        <w:drawing>
          <wp:inline distT="0" distB="0" distL="0" distR="0" wp14:anchorId="45FACCEB" wp14:editId="4194324E">
            <wp:extent cx="1362075" cy="45720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inline>
        </w:drawing>
      </w:r>
    </w:p>
    <w:p w:rsidR="00F82068" w:rsidRDefault="00F82068" w:rsidP="00F82068">
      <w:pPr>
        <w:pStyle w:val="BodyText"/>
      </w:pPr>
      <w:r>
        <w:lastRenderedPageBreak/>
        <w:t xml:space="preserve">where </w:t>
      </w:r>
      <w:r>
        <w:rPr>
          <w:i/>
        </w:rPr>
        <w:t>H</w:t>
      </w:r>
      <w:r>
        <w:rPr>
          <w:i/>
          <w:vertAlign w:val="subscript"/>
        </w:rPr>
        <w:t>return</w:t>
      </w:r>
      <w:r>
        <w:t xml:space="preserve"> is the distance between the air system return and the floor air node assumed to be 0.1 m from the floor and </w:t>
      </w:r>
      <w:r>
        <w:rPr>
          <w:i/>
        </w:rPr>
        <w:t>z</w:t>
      </w:r>
      <w:r>
        <w:t xml:space="preserve"> is the vertical distance.  </w:t>
      </w:r>
    </w:p>
    <w:p w:rsidR="00F82068" w:rsidRDefault="00F82068" w:rsidP="00F82068">
      <w:pPr>
        <w:pStyle w:val="Picture"/>
      </w:pPr>
      <w:r>
        <w:rPr>
          <w:noProof/>
          <w:lang w:eastAsia="zh-CN"/>
        </w:rPr>
        <w:drawing>
          <wp:inline distT="0" distB="0" distL="0" distR="0" wp14:anchorId="6D5AB97E" wp14:editId="4C8B0AD6">
            <wp:extent cx="5248275" cy="5619750"/>
            <wp:effectExtent l="0" t="0" r="9525"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48275" cy="5619750"/>
                    </a:xfrm>
                    <a:prstGeom prst="rect">
                      <a:avLst/>
                    </a:prstGeom>
                    <a:noFill/>
                    <a:ln>
                      <a:noFill/>
                    </a:ln>
                  </pic:spPr>
                </pic:pic>
              </a:graphicData>
            </a:graphic>
          </wp:inline>
        </w:drawing>
      </w:r>
    </w:p>
    <w:p w:rsidR="00F82068" w:rsidRDefault="00F82068" w:rsidP="00F82068">
      <w:pPr>
        <w:pStyle w:val="Caption"/>
      </w:pPr>
      <w:bookmarkStart w:id="118" w:name="_Toc116813764"/>
      <w:r>
        <w:t xml:space="preserve">Figure </w:t>
      </w:r>
      <w:fldSimple w:instr=" SEQ Figure \* ARABIC ">
        <w:r>
          <w:rPr>
            <w:noProof/>
          </w:rPr>
          <w:t>132</w:t>
        </w:r>
      </w:fldSimple>
      <w:r>
        <w:t>.  Height versus temperature schematic for Mundt model</w:t>
      </w:r>
      <w:bookmarkEnd w:id="118"/>
    </w:p>
    <w:p w:rsidR="00F82068" w:rsidRDefault="00F82068" w:rsidP="00F82068">
      <w:pPr>
        <w:pStyle w:val="BodyText"/>
      </w:pPr>
      <w:r>
        <w:t>The constant slope allows obtaining temperatures at any vertical location using,</w:t>
      </w:r>
    </w:p>
    <w:p w:rsidR="00F82068" w:rsidRDefault="00F82068" w:rsidP="00F82068">
      <w:pPr>
        <w:pStyle w:val="Equation"/>
      </w:pPr>
      <w:r>
        <w:rPr>
          <w:noProof/>
          <w:position w:val="-24"/>
          <w:lang w:eastAsia="zh-CN"/>
        </w:rPr>
        <w:drawing>
          <wp:inline distT="0" distB="0" distL="0" distR="0" wp14:anchorId="0D2B9B85" wp14:editId="5CFA06BF">
            <wp:extent cx="1762125" cy="390525"/>
            <wp:effectExtent l="0" t="0" r="9525" b="9525"/>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762125" cy="390525"/>
                    </a:xfrm>
                    <a:prstGeom prst="rect">
                      <a:avLst/>
                    </a:prstGeom>
                    <a:noFill/>
                    <a:ln>
                      <a:noFill/>
                    </a:ln>
                  </pic:spPr>
                </pic:pic>
              </a:graphicData>
            </a:graphic>
          </wp:inline>
        </w:drawing>
      </w:r>
    </w:p>
    <w:p w:rsidR="00F82068" w:rsidRDefault="00F82068" w:rsidP="00F82068">
      <w:pPr>
        <w:pStyle w:val="BodyText"/>
      </w:pPr>
      <w:r>
        <w:t xml:space="preserve">So for example the temperatures near the ceiling can easily be determined. Accounting for the location of the thermostat inside the zone (e.g. 1.1 m) is accomplished by returning the temperature for the appropriate height to the appropriate air node used for control. If the walls are subdivided in the vertical direction as shown in the figure above, then the air model can provide individual values for each surface based on the height and slope.  However, no </w:t>
      </w:r>
      <w:r>
        <w:lastRenderedPageBreak/>
        <w:t xml:space="preserve">additional heat balances are necessarily made (in the air domain) at these points as all the surface convection is passed to the model in the totaled value for </w:t>
      </w:r>
      <w:r>
        <w:rPr>
          <w:noProof/>
          <w:position w:val="-14"/>
          <w:lang w:eastAsia="zh-CN"/>
        </w:rPr>
        <w:drawing>
          <wp:inline distT="0" distB="0" distL="0" distR="0" wp14:anchorId="7EE1A786" wp14:editId="31E4AD3A">
            <wp:extent cx="266700" cy="257175"/>
            <wp:effectExtent l="0" t="0" r="0" b="9525"/>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r>
        <w:t>.</w:t>
      </w:r>
    </w:p>
    <w:p w:rsidR="00F82068" w:rsidRDefault="00F82068" w:rsidP="00F82068">
      <w:pPr>
        <w:pStyle w:val="Heading4"/>
      </w:pPr>
      <w:bookmarkStart w:id="119" w:name="_Toc116813765"/>
      <w:r>
        <w:t>References</w:t>
      </w:r>
      <w:bookmarkEnd w:id="119"/>
    </w:p>
    <w:p w:rsidR="00F82068" w:rsidRDefault="00F82068" w:rsidP="00F82068">
      <w:pPr>
        <w:pStyle w:val="BodyText"/>
      </w:pPr>
      <w:r w:rsidRPr="00AE27EF">
        <w:t xml:space="preserve">Mundt, E. 1996. </w:t>
      </w:r>
      <w:r>
        <w:t xml:space="preserve">The performance of displacement ventilation systems-experimental and theoretical studies, Ph. D. Thesis, Royal Institute of Technology, </w:t>
      </w:r>
      <w:smartTag w:uri="urn:schemas-microsoft-com:office:smarttags" w:element="place">
        <w:smartTag w:uri="urn:schemas-microsoft-com:office:smarttags" w:element="City">
          <w:smartTag w:uri="schemas-city2airport-com/woprcity2airport" w:element="City">
            <w:r>
              <w:t>Stockholm</w:t>
            </w:r>
          </w:smartTag>
        </w:smartTag>
      </w:smartTag>
      <w:r>
        <w:t>.</w:t>
      </w:r>
    </w:p>
    <w:p w:rsidR="00F82068" w:rsidRDefault="00F82068" w:rsidP="00F82068">
      <w:pPr>
        <w:pStyle w:val="Heading3"/>
      </w:pPr>
      <w:bookmarkStart w:id="120" w:name="_Toc116813766"/>
      <w:bookmarkStart w:id="121" w:name="_Toc399401249"/>
      <w:r>
        <w:t>Three-Node Displacement Ventilation RoomAir Model</w:t>
      </w:r>
      <w:bookmarkEnd w:id="120"/>
      <w:bookmarkEnd w:id="121"/>
    </w:p>
    <w:p w:rsidR="00F82068" w:rsidRDefault="00F82068" w:rsidP="00F82068">
      <w:pPr>
        <w:pStyle w:val="Heading4"/>
      </w:pPr>
      <w:r>
        <w:t>Overview</w:t>
      </w:r>
    </w:p>
    <w:p w:rsidR="00F82068" w:rsidRDefault="00F82068" w:rsidP="00F82068">
      <w:pPr>
        <w:pStyle w:val="BodyText"/>
        <w:rPr>
          <w:color w:val="000000"/>
        </w:rPr>
      </w:pPr>
      <w:r>
        <w:t xml:space="preserve">The input object </w:t>
      </w:r>
      <w:r w:rsidRPr="00965BFD">
        <w:t xml:space="preserve">RoomAirSettings:ThreeNodeDisplacementVentilation </w:t>
      </w:r>
      <w:r>
        <w:t xml:space="preserve">provides a </w:t>
      </w:r>
      <w:r>
        <w:rPr>
          <w:color w:val="000000"/>
        </w:rPr>
        <w:t xml:space="preserve">simple model for heat transfer and vertical temperature profile prediction in displacement ventilation. The fully-mixed room air approximation that is currently used in most whole building analysis tools is extended to a three node approach, with the purpose of obtaining a first order precision model for vertical temperature profiles in displacement ventilation systems. The use of three nodes allows for greatly improved prediction of thermal comfort and overall building energy performance in low energy cooling strategies that make use of unmixed stratified ventilation flows. </w:t>
      </w:r>
    </w:p>
    <w:p w:rsidR="00F82068" w:rsidRDefault="00F82068" w:rsidP="00F82068">
      <w:pPr>
        <w:pStyle w:val="BodyText"/>
        <w:rPr>
          <w:color w:val="000000"/>
        </w:rPr>
      </w:pPr>
      <w:r>
        <w:rPr>
          <w:color w:val="000000"/>
        </w:rPr>
        <w:t>The UCSD Displacement Ventilation Model is one of the non-uniform zone models provided through the Room Air Manager in EnergyPlus. The intent is to provide a selection of useful non-uniform zone air models to enable the evaluation of air-conditioning techniques that use stratified or partially stratified room air. Such techniques include displacement ventilation (DV) and underfloor air distribution (UFAD) systems. The methodology can also include, in principle, natural displacement ventilation and also wind-driven cross-ventilation (CV).</w:t>
      </w:r>
    </w:p>
    <w:p w:rsidR="00F82068" w:rsidRDefault="00F82068" w:rsidP="00F82068">
      <w:pPr>
        <w:pStyle w:val="Heading4"/>
      </w:pPr>
      <w:r>
        <w:t>Displacement Ventilation</w:t>
      </w:r>
    </w:p>
    <w:p w:rsidR="00F82068" w:rsidRDefault="00F82068" w:rsidP="00F82068">
      <w:pPr>
        <w:pStyle w:val="BodyText"/>
      </w:pPr>
      <w:r>
        <w:t xml:space="preserve">A DV system is a complete contrast to a conventional forced air system. In a conventional system conditioned air is delivered at ceiling level and the intent is to create a fully mixed space with uniform conditions. In a DV system conditioned air is delivered at floor level and low velocity in order to minimize mixing and to establish a vertical temperature gradient. The incoming air “displaces” the air above it which, in turn,  is exhausted through ceiling level vents. In DV </w:t>
      </w:r>
      <w:r>
        <w:rPr>
          <w:color w:val="000000"/>
        </w:rPr>
        <w:t xml:space="preserve">a noticeable interface occurs between the occupied zone of the room and a mixed hot layer near the ceiling of the room </w:t>
      </w:r>
      <w:r>
        <w:t>(Dominique &amp; Guitton, 1997)</w:t>
      </w:r>
      <w:r>
        <w:rPr>
          <w:color w:val="000000"/>
        </w:rPr>
        <w:t>. Maintaining the lower boundary of this warm layer above the occupied zone is one of the many unique challenges of displacement ventilation design.</w:t>
      </w:r>
      <w:r>
        <w:t xml:space="preserve"> Often DV systems use 100% outside air. The vertical displacement air movement means that convective heat gains introduced near the ceiling will be removed without affecting the occupied region of the room. Also a fraction of the heat gains that occur in the occupied zones rise as plumes into the upper part of the space, thereby reducing the cooling load. Similarly the fresh air will be used more effectively than with a fully mixed system: the fresh air won’t be “wasted” in the upper, unoccupied region of the room. Finally, the vertical temperature gradient means that the average room temperature can be higher for a DV conditioned room than with a conventionally conditioned room: the occupants feel the lower temperature in the lower region of the room and are unaffected by the higher temperature near the ceiling. However, </w:t>
      </w:r>
      <w:r>
        <w:rPr>
          <w:color w:val="000000"/>
        </w:rPr>
        <w:t>whenever the outside air temperature is above ≈19</w:t>
      </w:r>
      <w:r>
        <w:rPr>
          <w:color w:val="000000"/>
        </w:rPr>
        <w:sym w:font="Symbol" w:char="F0B0"/>
      </w:r>
      <w:r>
        <w:rPr>
          <w:color w:val="000000"/>
        </w:rPr>
        <w:t>C this advantage is mostly lost: the internal loads must be removed from the space independently of the airflow pattern (during the warmer hours buildings tend to be almost closed to the outside, operating in closed loop). The inflow temperature advantage is then only useful for the minimum outside air that must always be provided (in most cases this remaining advantage is negligible</w:t>
      </w:r>
      <w:r>
        <w:t>).</w:t>
      </w:r>
    </w:p>
    <w:p w:rsidR="00F82068" w:rsidRDefault="00F82068" w:rsidP="00F82068">
      <w:pPr>
        <w:pStyle w:val="BodyText"/>
      </w:pPr>
      <w:r>
        <w:t>DV systems have limitations. In order to avoid chilling the occupants the supply air temperature used for DV is considerably higher than that used in conventional forced-air systems. This can lead to problems in removing both sensible and latent loads. Exterior spaces may have conditions that are not conducive to establishing a vertical temperature gradient. DV systems seem to be best suited to interior spaces with only moderate loads.</w:t>
      </w:r>
    </w:p>
    <w:p w:rsidR="00F82068" w:rsidRDefault="00F82068" w:rsidP="00F82068">
      <w:pPr>
        <w:pStyle w:val="Heading4"/>
      </w:pPr>
      <w:r>
        <w:lastRenderedPageBreak/>
        <w:t>Non-uniform zone models</w:t>
      </w:r>
    </w:p>
    <w:p w:rsidR="00F82068" w:rsidRDefault="00F82068" w:rsidP="00F82068">
      <w:pPr>
        <w:pStyle w:val="BodyText"/>
      </w:pPr>
      <w:r>
        <w:t>Several types of models have been proposed as suitable for inclusion in building energy simulation (BES) programs. These models must be simple enough not to impose an undue computational burden on a BES program, yet provide enough predictive capability to produce useful com</w:t>
      </w:r>
      <w:smartTag w:uri="schemas-city2airport-com/woprcity2airport" w:element="City">
        <w:r>
          <w:t>paris</w:t>
        </w:r>
      </w:smartTag>
      <w:r>
        <w:t xml:space="preserve">ons between conventional and stratified zone operation strategies. ASHRAE RP-1222 (Chen &amp; Griffith 2002) divides the candidate models into two categories: </w:t>
      </w:r>
      <w:r>
        <w:rPr>
          <w:i/>
        </w:rPr>
        <w:t>nodal</w:t>
      </w:r>
      <w:r>
        <w:t xml:space="preserve"> and </w:t>
      </w:r>
      <w:r>
        <w:rPr>
          <w:i/>
        </w:rPr>
        <w:t>zonal</w:t>
      </w:r>
      <w:r>
        <w:t>. Nodal models describe the zone air as a network of nodes connected by flow paths; each node couples convectively to one or more surfaces. Zonal models are coarse–grained finite volume models. ASHRAE RP-1222 provides a short history (and examples) of each type of model. In terms of nodal models for displacement ventilation we mention the Mundt model (Mundt 1996), since it is implemented in EnergyPlus, and the Rees-Haves model (Rees &amp; Haves 2001) since it is a well developed nodal-type model and is implemented in the RP-1222 toolkit. The Rees-Haves model</w:t>
      </w:r>
      <w:r>
        <w:rPr>
          <w:color w:val="000000"/>
        </w:rPr>
        <w:t xml:space="preserve">, while successful in predicting the flow and temperature field for geometries similar to those used in its development, can suffer from lack of flexibility and clarity in the modeling approximations. When dealing with diverse geometries it is not clear that the flow coefficients used in the model are applicable or why they can be used since plumes, the fundamental driving mechanisms of the displacement flow, are not explicitly modeled. This is the main difference between the DV models implemented in the </w:t>
      </w:r>
      <w:r>
        <w:t>RP-1222 toolkit</w:t>
      </w:r>
      <w:r>
        <w:rPr>
          <w:color w:val="000000"/>
        </w:rPr>
        <w:t xml:space="preserve"> and the model that is described here.</w:t>
      </w:r>
    </w:p>
    <w:p w:rsidR="00F82068" w:rsidRDefault="00F82068" w:rsidP="00F82068">
      <w:pPr>
        <w:pStyle w:val="BodyText"/>
      </w:pPr>
      <w:r>
        <w:t xml:space="preserve">The UCSD DV model is closer to a nodal model than to a zonal model. However, it is best to classify it in a separate category: plume equation based multi-layer models (Linden </w:t>
      </w:r>
      <w:r>
        <w:rPr>
          <w:i/>
        </w:rPr>
        <w:t>et al</w:t>
      </w:r>
      <w:r>
        <w:t xml:space="preserve">. 1990, Morton </w:t>
      </w:r>
      <w:r>
        <w:rPr>
          <w:i/>
        </w:rPr>
        <w:t>et al</w:t>
      </w:r>
      <w:r>
        <w:t xml:space="preserve">. 1956). These models assume that the dominant mechanism is plume-driven flow from discrete internal sources and that other effects (such as buoyancy driven flow at walls or windows) may be neglected. Alternatively, these heat sources also produce plumes that can be included in the model. The result is a zone divided vertically into two or more well separated regions – each region characterized by a single temperature or temperature profile. This characterization allows the physics of the heat gains and the ventilation flow to be represented in a realistic manner, without the introduction of </w:t>
      </w:r>
      <w:r>
        <w:rPr>
          <w:i/>
        </w:rPr>
        <w:t>ad hoc</w:t>
      </w:r>
      <w:r>
        <w:t xml:space="preserve"> assumptions.</w:t>
      </w:r>
    </w:p>
    <w:p w:rsidR="00F82068" w:rsidRDefault="00F82068" w:rsidP="00F82068">
      <w:pPr>
        <w:pStyle w:val="Heading4"/>
      </w:pPr>
      <w:r>
        <w:t>Model Description</w:t>
      </w:r>
    </w:p>
    <w:p w:rsidR="00F82068" w:rsidRDefault="00F82068" w:rsidP="00F82068">
      <w:pPr>
        <w:pStyle w:val="Heading4"/>
      </w:pPr>
      <w:r>
        <w:t>Single Plume Two Layer Model</w:t>
      </w:r>
    </w:p>
    <w:p w:rsidR="00F82068" w:rsidRDefault="00F82068" w:rsidP="00F82068">
      <w:pPr>
        <w:pStyle w:val="BodyText"/>
        <w:rPr>
          <w:color w:val="000000"/>
        </w:rPr>
      </w:pPr>
      <w:r>
        <w:rPr>
          <w:color w:val="000000"/>
        </w:rPr>
        <w:t xml:space="preserve">The simplest form of the plume equation based models is the case of a single plume in an adiabatic box with constant supply air flow. For this configuration two layers form in the room: a lower layer with similar density and temperature as the inflow air and a mixed upper layer with the same density / temperature as the outflow air. The main assumption of this model, successfully validated against scaled model experiments (Linden </w:t>
      </w:r>
      <w:r>
        <w:rPr>
          <w:i/>
          <w:color w:val="000000"/>
        </w:rPr>
        <w:t>et al.</w:t>
      </w:r>
      <w:r>
        <w:rPr>
          <w:color w:val="000000"/>
        </w:rPr>
        <w:t xml:space="preserve"> 1990), is that the interface between the two layers occurs at the height (h) where the vertical buoyancy driven plume flow rate is the same as the inflow rate. For a point source of buoyancy in a non-stratified environment (a plume) the airflow rate increases with vertical distance from the source according to:</w:t>
      </w:r>
    </w:p>
    <w:p w:rsidR="00F82068" w:rsidRDefault="00F82068" w:rsidP="00F82068">
      <w:pPr>
        <w:pStyle w:val="Equation"/>
      </w:pPr>
      <w:r>
        <w:rPr>
          <w:noProof/>
          <w:position w:val="-6"/>
          <w:lang w:eastAsia="zh-CN"/>
        </w:rPr>
        <w:drawing>
          <wp:inline distT="0" distB="0" distL="0" distR="0" wp14:anchorId="2CD65320" wp14:editId="353FD049">
            <wp:extent cx="885825" cy="200025"/>
            <wp:effectExtent l="0" t="0" r="9525" b="9525"/>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692585"/>
      <w:r>
        <w:instrText>(</w:instrText>
      </w:r>
      <w:fldSimple w:instr=" SEQ MTEqn \c \* Arabic \* MERGEFORMAT ">
        <w:r>
          <w:rPr>
            <w:noProof/>
          </w:rPr>
          <w:instrText>356</w:instrText>
        </w:r>
      </w:fldSimple>
      <w:r>
        <w:instrText>)</w:instrText>
      </w:r>
      <w:bookmarkEnd w:id="122"/>
      <w:r>
        <w:fldChar w:fldCharType="end"/>
      </w:r>
    </w:p>
    <w:p w:rsidR="00F82068" w:rsidRDefault="00F82068" w:rsidP="00F82068">
      <w:pPr>
        <w:pStyle w:val="BodyText"/>
        <w:rPr>
          <w:color w:val="000000"/>
        </w:rPr>
      </w:pPr>
      <w:r>
        <w:rPr>
          <w:color w:val="000000"/>
        </w:rPr>
        <w:t>where</w:t>
      </w:r>
    </w:p>
    <w:p w:rsidR="00F82068" w:rsidRDefault="00F82068" w:rsidP="00F82068">
      <w:pPr>
        <w:pStyle w:val="BodyText"/>
        <w:ind w:left="1440"/>
        <w:rPr>
          <w:color w:val="000000"/>
        </w:rPr>
      </w:pPr>
      <w:r>
        <w:rPr>
          <w:noProof/>
          <w:color w:val="000000"/>
          <w:position w:val="-6"/>
          <w:lang w:eastAsia="zh-CN"/>
        </w:rPr>
        <w:drawing>
          <wp:inline distT="0" distB="0" distL="0" distR="0" wp14:anchorId="6C265C4E" wp14:editId="16B009BC">
            <wp:extent cx="152400" cy="200025"/>
            <wp:effectExtent l="0" t="0" r="0" b="9525"/>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color w:val="000000"/>
        </w:rPr>
        <w:t>= plume volume flux [m3/s]</w:t>
      </w:r>
    </w:p>
    <w:p w:rsidR="00F82068" w:rsidRDefault="00F82068" w:rsidP="00F82068">
      <w:pPr>
        <w:pStyle w:val="BodyText"/>
        <w:ind w:left="1440"/>
        <w:rPr>
          <w:color w:val="000000"/>
        </w:rPr>
      </w:pPr>
      <w:r>
        <w:rPr>
          <w:noProof/>
          <w:color w:val="000000"/>
          <w:position w:val="-4"/>
          <w:lang w:eastAsia="zh-CN"/>
        </w:rPr>
        <w:drawing>
          <wp:inline distT="0" distB="0" distL="0" distR="0" wp14:anchorId="7A722C43" wp14:editId="091904AC">
            <wp:extent cx="152400" cy="161925"/>
            <wp:effectExtent l="0" t="0" r="0" b="9525"/>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color w:val="000000"/>
        </w:rPr>
        <w:t xml:space="preserve">= buoyancy flux  [m4/s3] </w:t>
      </w:r>
    </w:p>
    <w:p w:rsidR="00F82068" w:rsidRDefault="00F82068" w:rsidP="00F82068">
      <w:pPr>
        <w:pStyle w:val="BodyText"/>
        <w:ind w:left="1440"/>
        <w:rPr>
          <w:color w:val="000000"/>
        </w:rPr>
      </w:pPr>
      <w:r>
        <w:rPr>
          <w:noProof/>
          <w:color w:val="000000"/>
          <w:position w:val="-4"/>
          <w:lang w:eastAsia="zh-CN"/>
        </w:rPr>
        <w:drawing>
          <wp:inline distT="0" distB="0" distL="0" distR="0" wp14:anchorId="1FD4F78E" wp14:editId="4829B77C">
            <wp:extent cx="123825" cy="123825"/>
            <wp:effectExtent l="0" t="0" r="9525" b="9525"/>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color w:val="000000"/>
        </w:rPr>
        <w:t>= vertical distance above source [m]</w:t>
      </w:r>
    </w:p>
    <w:p w:rsidR="00F82068" w:rsidRDefault="00F82068" w:rsidP="00F82068">
      <w:pPr>
        <w:pStyle w:val="Equation"/>
      </w:pPr>
      <w:r>
        <w:rPr>
          <w:noProof/>
          <w:position w:val="-24"/>
          <w:lang w:eastAsia="zh-CN"/>
        </w:rPr>
        <w:drawing>
          <wp:inline distT="0" distB="0" distL="0" distR="0" wp14:anchorId="0370F308" wp14:editId="1F282B5C">
            <wp:extent cx="1295400" cy="390525"/>
            <wp:effectExtent l="0" t="0" r="0" b="9525"/>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p w:rsidR="00F82068" w:rsidRDefault="00F82068" w:rsidP="00F82068">
      <w:pPr>
        <w:pStyle w:val="BodyText"/>
        <w:ind w:left="1440"/>
        <w:rPr>
          <w:color w:val="000000"/>
        </w:rPr>
      </w:pPr>
      <w:r>
        <w:rPr>
          <w:noProof/>
          <w:color w:val="000000"/>
          <w:position w:val="-6"/>
          <w:lang w:eastAsia="zh-CN"/>
        </w:rPr>
        <w:lastRenderedPageBreak/>
        <w:drawing>
          <wp:inline distT="0" distB="0" distL="0" distR="0" wp14:anchorId="63143DC3" wp14:editId="1A925DC6">
            <wp:extent cx="152400" cy="142875"/>
            <wp:effectExtent l="0" t="0" r="0" b="9525"/>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color w:val="000000"/>
        </w:rPr>
        <w:t>= plume entrainment constant; a value of  0.127 is used, suitable for top-hat profiles for density and velocity across the plumes.</w:t>
      </w:r>
    </w:p>
    <w:p w:rsidR="00F82068" w:rsidRDefault="00F82068" w:rsidP="00F82068">
      <w:pPr>
        <w:pStyle w:val="BodyText"/>
        <w:rPr>
          <w:color w:val="000000"/>
        </w:rPr>
      </w:pPr>
      <w:r>
        <w:rPr>
          <w:color w:val="000000"/>
        </w:rPr>
        <w:t>For an ideal gas</w:t>
      </w:r>
    </w:p>
    <w:p w:rsidR="00F82068" w:rsidRDefault="00F82068" w:rsidP="00F82068">
      <w:pPr>
        <w:pStyle w:val="Equation"/>
      </w:pPr>
      <w:r>
        <w:rPr>
          <w:noProof/>
          <w:position w:val="-10"/>
          <w:lang w:eastAsia="zh-CN"/>
        </w:rPr>
        <w:drawing>
          <wp:inline distT="0" distB="0" distL="0" distR="0" wp14:anchorId="7C243909" wp14:editId="14AD12BF">
            <wp:extent cx="838200" cy="200025"/>
            <wp:effectExtent l="0" t="0" r="0" b="9525"/>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838200" cy="2000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357</w:instrText>
        </w:r>
      </w:fldSimple>
      <w:r>
        <w:instrText>)</w:instrText>
      </w:r>
      <w:r>
        <w:fldChar w:fldCharType="end"/>
      </w:r>
    </w:p>
    <w:p w:rsidR="00F82068" w:rsidRDefault="00F82068" w:rsidP="00F82068">
      <w:pPr>
        <w:pStyle w:val="BodyText"/>
        <w:rPr>
          <w:color w:val="000000"/>
        </w:rPr>
      </w:pPr>
      <w:r>
        <w:rPr>
          <w:color w:val="000000"/>
        </w:rPr>
        <w:t>resulting in the following relation between heat input rate and buoyancy flux:</w:t>
      </w:r>
    </w:p>
    <w:p w:rsidR="00F82068" w:rsidRDefault="00F82068" w:rsidP="00F82068">
      <w:pPr>
        <w:pStyle w:val="Equation"/>
      </w:pPr>
      <w:r>
        <w:rPr>
          <w:noProof/>
          <w:position w:val="-32"/>
          <w:lang w:eastAsia="zh-CN"/>
        </w:rPr>
        <w:drawing>
          <wp:inline distT="0" distB="0" distL="0" distR="0" wp14:anchorId="4EB4E242" wp14:editId="0C58D2A6">
            <wp:extent cx="685800" cy="466725"/>
            <wp:effectExtent l="0" t="0" r="0" b="9525"/>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85800" cy="4667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371107"/>
      <w:r>
        <w:instrText>(</w:instrText>
      </w:r>
      <w:fldSimple w:instr=" SEQ MTEqn \c \* Arabic \* MERGEFORMAT ">
        <w:r>
          <w:rPr>
            <w:noProof/>
          </w:rPr>
          <w:instrText>358</w:instrText>
        </w:r>
      </w:fldSimple>
      <w:r>
        <w:instrText>)</w:instrText>
      </w:r>
      <w:bookmarkEnd w:id="123"/>
      <w:r>
        <w:fldChar w:fldCharType="end"/>
      </w:r>
    </w:p>
    <w:p w:rsidR="00F82068" w:rsidRDefault="00F82068" w:rsidP="00F82068">
      <w:pPr>
        <w:pStyle w:val="BodyText"/>
        <w:rPr>
          <w:color w:val="000000"/>
        </w:rPr>
      </w:pPr>
      <w:r>
        <w:rPr>
          <w:color w:val="000000"/>
        </w:rPr>
        <w:t>where</w:t>
      </w:r>
    </w:p>
    <w:p w:rsidR="00F82068" w:rsidRDefault="00F82068" w:rsidP="00F82068">
      <w:pPr>
        <w:pStyle w:val="BodyText"/>
        <w:ind w:left="1440"/>
        <w:rPr>
          <w:color w:val="000000"/>
        </w:rPr>
      </w:pPr>
      <w:r>
        <w:rPr>
          <w:noProof/>
          <w:color w:val="000000"/>
          <w:position w:val="-10"/>
          <w:lang w:eastAsia="zh-CN"/>
        </w:rPr>
        <w:drawing>
          <wp:inline distT="0" distB="0" distL="0" distR="0" wp14:anchorId="4695E785" wp14:editId="7FDFC283">
            <wp:extent cx="152400" cy="161925"/>
            <wp:effectExtent l="0" t="0" r="0" b="9525"/>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color w:val="000000"/>
        </w:rPr>
        <w:t>= density of air [kg/m3]</w:t>
      </w:r>
    </w:p>
    <w:p w:rsidR="00F82068" w:rsidRDefault="00F82068" w:rsidP="00F82068">
      <w:pPr>
        <w:pStyle w:val="BodyText"/>
        <w:ind w:left="1440"/>
        <w:rPr>
          <w:color w:val="000000"/>
        </w:rPr>
      </w:pPr>
      <w:r>
        <w:rPr>
          <w:noProof/>
          <w:color w:val="000000"/>
          <w:position w:val="-4"/>
          <w:lang w:eastAsia="zh-CN"/>
        </w:rPr>
        <w:drawing>
          <wp:inline distT="0" distB="0" distL="0" distR="0" wp14:anchorId="46361CB1" wp14:editId="24F78AF1">
            <wp:extent cx="142875" cy="161925"/>
            <wp:effectExtent l="0" t="0" r="9525" b="9525"/>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color w:val="000000"/>
        </w:rPr>
        <w:t>= air temperature [K]</w:t>
      </w:r>
    </w:p>
    <w:p w:rsidR="00F82068" w:rsidRDefault="00F82068" w:rsidP="00F82068">
      <w:pPr>
        <w:pStyle w:val="BodyText"/>
        <w:ind w:left="1440"/>
        <w:rPr>
          <w:color w:val="000000"/>
        </w:rPr>
      </w:pPr>
      <w:r>
        <w:rPr>
          <w:noProof/>
          <w:color w:val="000000"/>
          <w:position w:val="-10"/>
          <w:lang w:eastAsia="zh-CN"/>
        </w:rPr>
        <w:drawing>
          <wp:inline distT="0" distB="0" distL="0" distR="0" wp14:anchorId="479A14D2" wp14:editId="7D1D8AE3">
            <wp:extent cx="142875" cy="161925"/>
            <wp:effectExtent l="0" t="0" r="9525" b="9525"/>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color w:val="000000"/>
        </w:rPr>
        <w:t>= acceleration of gravity [m/s2]</w:t>
      </w:r>
    </w:p>
    <w:p w:rsidR="00F82068" w:rsidRDefault="00F82068" w:rsidP="00F82068">
      <w:pPr>
        <w:pStyle w:val="BodyText"/>
        <w:ind w:left="1440"/>
        <w:rPr>
          <w:color w:val="000000"/>
        </w:rPr>
      </w:pPr>
      <w:r>
        <w:rPr>
          <w:noProof/>
          <w:color w:val="000000"/>
          <w:position w:val="-10"/>
          <w:lang w:eastAsia="zh-CN"/>
        </w:rPr>
        <w:drawing>
          <wp:inline distT="0" distB="0" distL="0" distR="0" wp14:anchorId="7166150E" wp14:editId="7442BE2F">
            <wp:extent cx="152400" cy="22860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color w:val="000000"/>
        </w:rPr>
        <w:t>= heat input rate [W]</w:t>
      </w:r>
    </w:p>
    <w:p w:rsidR="00F82068" w:rsidRDefault="00F82068" w:rsidP="00F82068">
      <w:pPr>
        <w:pStyle w:val="BodyText"/>
        <w:ind w:left="1440"/>
        <w:rPr>
          <w:color w:val="000000"/>
        </w:rPr>
      </w:pPr>
      <w:r>
        <w:rPr>
          <w:noProof/>
          <w:color w:val="000000"/>
          <w:position w:val="-14"/>
          <w:lang w:eastAsia="zh-CN"/>
        </w:rPr>
        <w:drawing>
          <wp:inline distT="0" distB="0" distL="0" distR="0" wp14:anchorId="3F86F3E8" wp14:editId="3747D53D">
            <wp:extent cx="200025" cy="238125"/>
            <wp:effectExtent l="0" t="0" r="9525" b="9525"/>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Pr>
          <w:color w:val="000000"/>
        </w:rPr>
        <w:t>=specific heat capacity of air [J/kgK]</w:t>
      </w:r>
    </w:p>
    <w:p w:rsidR="00F82068" w:rsidRDefault="00F82068" w:rsidP="00F82068">
      <w:pPr>
        <w:pStyle w:val="BodyText"/>
        <w:rPr>
          <w:color w:val="000000"/>
        </w:rPr>
      </w:pPr>
      <w:r>
        <w:rPr>
          <w:color w:val="000000"/>
        </w:rPr>
        <w:t>Since the plume volume flow rate increases with height with exponent 5/3, for any room inflow rate (F, (m</w:t>
      </w:r>
      <w:r>
        <w:rPr>
          <w:color w:val="000000"/>
          <w:vertAlign w:val="superscript"/>
        </w:rPr>
        <w:t>3</w:t>
      </w:r>
      <w:r>
        <w:rPr>
          <w:color w:val="000000"/>
        </w:rPr>
        <w:t>/s)) there will always be a height (h,(m)) where the plume driven flow rate matches the inflow rate. This height is obtained by setting (1.1) equal to F and solving for z=h:</w:t>
      </w:r>
    </w:p>
    <w:p w:rsidR="00F82068" w:rsidRDefault="00F82068" w:rsidP="00F82068">
      <w:pPr>
        <w:pStyle w:val="Equation"/>
      </w:pPr>
      <w:r>
        <w:rPr>
          <w:noProof/>
          <w:position w:val="-10"/>
          <w:lang w:eastAsia="zh-CN"/>
        </w:rPr>
        <w:drawing>
          <wp:inline distT="0" distB="0" distL="0" distR="0" wp14:anchorId="59CC4359" wp14:editId="0C40A466">
            <wp:extent cx="1190625" cy="228600"/>
            <wp:effectExtent l="0" t="0" r="9525"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4" w:name="ZEqnNum234381"/>
      <w:r>
        <w:instrText>(</w:instrText>
      </w:r>
      <w:fldSimple w:instr=" SEQ MTEqn \c \* Arabic \* MERGEFORMAT ">
        <w:r>
          <w:rPr>
            <w:noProof/>
          </w:rPr>
          <w:instrText>359</w:instrText>
        </w:r>
      </w:fldSimple>
      <w:r>
        <w:instrText>)</w:instrText>
      </w:r>
      <w:bookmarkEnd w:id="124"/>
      <w:r>
        <w:fldChar w:fldCharType="end"/>
      </w:r>
    </w:p>
    <w:p w:rsidR="00F82068" w:rsidRDefault="00F82068" w:rsidP="00F82068">
      <w:pPr>
        <w:pStyle w:val="BodyText"/>
        <w:rPr>
          <w:color w:val="000000"/>
        </w:rPr>
      </w:pPr>
      <w:r>
        <w:rPr>
          <w:color w:val="000000"/>
        </w:rPr>
        <w:t xml:space="preserve">Substituting </w:t>
      </w:r>
      <w:r>
        <w:rPr>
          <w:color w:val="000000"/>
        </w:rPr>
        <w:fldChar w:fldCharType="begin"/>
      </w:r>
      <w:r>
        <w:rPr>
          <w:color w:val="000000"/>
        </w:rPr>
        <w:instrText xml:space="preserve"> GOTOBUTTON ZEqnNum371107  \* MERGEFORMAT </w:instrText>
      </w:r>
      <w:r>
        <w:rPr>
          <w:color w:val="000000"/>
        </w:rPr>
        <w:fldChar w:fldCharType="begin"/>
      </w:r>
      <w:r>
        <w:rPr>
          <w:color w:val="000000"/>
        </w:rPr>
        <w:instrText xml:space="preserve"> REF ZEqnNum371107 \! \* MERGEFORMAT </w:instrText>
      </w:r>
      <w:r>
        <w:rPr>
          <w:color w:val="000000"/>
        </w:rPr>
        <w:fldChar w:fldCharType="separate"/>
      </w:r>
      <w:r>
        <w:instrText>(358)</w:instrText>
      </w:r>
      <w:r>
        <w:rPr>
          <w:color w:val="000000"/>
        </w:rPr>
        <w:fldChar w:fldCharType="end"/>
      </w:r>
      <w:r>
        <w:rPr>
          <w:color w:val="000000"/>
        </w:rPr>
        <w:fldChar w:fldCharType="end"/>
      </w:r>
      <w:r>
        <w:rPr>
          <w:color w:val="000000"/>
        </w:rPr>
        <w:t xml:space="preserve"> in </w:t>
      </w:r>
      <w:r>
        <w:rPr>
          <w:color w:val="000000"/>
        </w:rPr>
        <w:fldChar w:fldCharType="begin"/>
      </w:r>
      <w:r>
        <w:rPr>
          <w:color w:val="000000"/>
        </w:rPr>
        <w:instrText xml:space="preserve"> GOTOBUTTON ZEqnNum234381  \* MERGEFORMAT </w:instrText>
      </w:r>
      <w:r>
        <w:rPr>
          <w:color w:val="000000"/>
        </w:rPr>
        <w:fldChar w:fldCharType="begin"/>
      </w:r>
      <w:r>
        <w:rPr>
          <w:color w:val="000000"/>
        </w:rPr>
        <w:instrText xml:space="preserve"> REF ZEqnNum234381 \! \* MERGEFORMAT </w:instrText>
      </w:r>
      <w:r>
        <w:rPr>
          <w:color w:val="000000"/>
        </w:rPr>
        <w:fldChar w:fldCharType="separate"/>
      </w:r>
      <w:r>
        <w:instrText>(359)</w:instrText>
      </w:r>
      <w:r>
        <w:rPr>
          <w:color w:val="000000"/>
        </w:rPr>
        <w:fldChar w:fldCharType="end"/>
      </w:r>
      <w:r>
        <w:rPr>
          <w:color w:val="000000"/>
        </w:rPr>
        <w:fldChar w:fldCharType="end"/>
      </w:r>
      <w:r>
        <w:rPr>
          <w:color w:val="000000"/>
        </w:rPr>
        <w:t xml:space="preserve"> and introducing air properties at 20 C gives:</w:t>
      </w:r>
    </w:p>
    <w:p w:rsidR="00F82068" w:rsidRDefault="00F82068" w:rsidP="00F82068">
      <w:pPr>
        <w:pStyle w:val="Equation"/>
      </w:pPr>
      <w:r>
        <w:rPr>
          <w:noProof/>
          <w:position w:val="-10"/>
          <w:lang w:eastAsia="zh-CN"/>
        </w:rPr>
        <w:drawing>
          <wp:inline distT="0" distB="0" distL="0" distR="0" wp14:anchorId="26EF8239" wp14:editId="4D637BC7">
            <wp:extent cx="1257300" cy="228600"/>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360</w:instrText>
        </w:r>
      </w:fldSimple>
      <w:r>
        <w:instrText>)</w:instrText>
      </w:r>
      <w:r>
        <w:fldChar w:fldCharType="end"/>
      </w:r>
    </w:p>
    <w:p w:rsidR="00F82068" w:rsidRDefault="00F82068" w:rsidP="00F82068">
      <w:pPr>
        <w:pStyle w:val="Heading4"/>
      </w:pPr>
      <w:r>
        <w:t>Multiple Plumes and Wall Heat Transfer</w:t>
      </w:r>
    </w:p>
    <w:p w:rsidR="00F82068" w:rsidRDefault="00F82068" w:rsidP="00F82068">
      <w:pPr>
        <w:pStyle w:val="BodyText"/>
      </w:pPr>
      <w:r>
        <w:t>Of course, it would be rare for a real world case to consist of a single point-source plume originating on the floor, unaffected by heat gains from walls and windows. For multiple plumes of equal strength a straight-forward extension of the single is possible. N plumes of unequal strength result in the formation of n vertical layers. This case is much more complex but if we are satisfied with a first order precision model the equal strength model can be used by averaging the plume strengths (Carrilho da Graça, 2003). Even in a case where all plumes are of equal strength, nearby plumes may coalesce. Plumes that are less than 0.5 meters apart at their source will coalesce within 2 meters (Kaye &amp; Linden,2004).</w:t>
      </w:r>
    </w:p>
    <w:p w:rsidR="00F82068" w:rsidRDefault="00F82068" w:rsidP="00F82068">
      <w:pPr>
        <w:pStyle w:val="BodyText"/>
      </w:pPr>
      <w:r>
        <w:t>As the complexity of the physical systems modeled increases some limitations must be imposed. In particular, the biggest challenge remains the interaction between wall driven boundary layers (positively and negatively buoyant) and displacement flows. For this reason, the model that is developed below is not applicable when:</w:t>
      </w:r>
    </w:p>
    <w:p w:rsidR="00F82068" w:rsidRDefault="00F82068">
      <w:pPr>
        <w:pStyle w:val="BodyText"/>
        <w:numPr>
          <w:ilvl w:val="0"/>
          <w:numId w:val="3"/>
        </w:numPr>
        <w:ind w:left="1440"/>
        <w:pPrChange w:id="125" w:author="Lixing Gu" w:date="2014-10-09T10:33:00Z">
          <w:pPr>
            <w:pStyle w:val="BodyText"/>
            <w:numPr>
              <w:numId w:val="13"/>
            </w:numPr>
            <w:ind w:left="1440" w:hanging="360"/>
          </w:pPr>
        </w:pPrChange>
      </w:pPr>
      <w:r>
        <w:t>Downward moving buoyancy driven airflow rate is of the same order of magnitude as plume driven flow (these airflow currents are typically generated on lateral surfaces or in the ceiling whenever these surfaces are much cooler than the room air).</w:t>
      </w:r>
    </w:p>
    <w:p w:rsidR="00F82068" w:rsidRDefault="00F82068">
      <w:pPr>
        <w:pStyle w:val="BodyText"/>
        <w:numPr>
          <w:ilvl w:val="0"/>
          <w:numId w:val="3"/>
        </w:numPr>
        <w:ind w:left="1440"/>
        <w:rPr>
          <w:color w:val="000000"/>
        </w:rPr>
        <w:pPrChange w:id="126" w:author="Lixing Gu" w:date="2014-10-09T10:33:00Z">
          <w:pPr>
            <w:pStyle w:val="BodyText"/>
            <w:numPr>
              <w:numId w:val="13"/>
            </w:numPr>
            <w:ind w:left="1440" w:hanging="360"/>
          </w:pPr>
        </w:pPrChange>
      </w:pPr>
      <w:r>
        <w:t>Upward moving wall or floor generated buoyancy flux in the lower layer is of the same order of magnitude as plume driven flow.</w:t>
      </w:r>
    </w:p>
    <w:p w:rsidR="00F82068" w:rsidRDefault="00F82068" w:rsidP="00F82068">
      <w:pPr>
        <w:pStyle w:val="BodyText"/>
      </w:pPr>
      <w:r>
        <w:t xml:space="preserve">Although these limitations are significant it is important to note that even in the presence of dominant convection from the floor surface, a buoyancy, two layer flow can be established </w:t>
      </w:r>
      <w:r>
        <w:lastRenderedPageBreak/>
        <w:t xml:space="preserve">whenever the plume buoyancy flux is more than 1/7 of the horizontal flux (Hunt </w:t>
      </w:r>
      <w:r>
        <w:rPr>
          <w:i/>
        </w:rPr>
        <w:t>et al.</w:t>
      </w:r>
      <w:r>
        <w:t xml:space="preserve"> 2002). A two layer structure can also originate when the only heat source is a heated portion of the room floor, as long as the heated area does not exceed 15% of the room floor (Holford </w:t>
      </w:r>
      <w:r>
        <w:rPr>
          <w:i/>
        </w:rPr>
        <w:t>et al.</w:t>
      </w:r>
      <w:r>
        <w:t xml:space="preserve"> 2002).</w:t>
      </w:r>
    </w:p>
    <w:p w:rsidR="00F82068" w:rsidRDefault="00F82068" w:rsidP="00F82068">
      <w:pPr>
        <w:pStyle w:val="BodyText"/>
      </w:pPr>
      <w:r>
        <w:t>For the case of multiple non-coalescing plumes (n), with equal strength, the total vertical airflow for a given height is:</w:t>
      </w:r>
    </w:p>
    <w:p w:rsidR="00F82068" w:rsidRDefault="00F82068" w:rsidP="00F82068">
      <w:pPr>
        <w:pStyle w:val="Equation"/>
      </w:pPr>
      <w:r>
        <w:rPr>
          <w:noProof/>
          <w:position w:val="-6"/>
          <w:lang w:eastAsia="zh-CN"/>
        </w:rPr>
        <w:drawing>
          <wp:inline distT="0" distB="0" distL="0" distR="0" wp14:anchorId="7C906E89" wp14:editId="4BED7787">
            <wp:extent cx="828675" cy="276225"/>
            <wp:effectExtent l="0" t="0" r="9525" b="9525"/>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173357"/>
      <w:r>
        <w:instrText>(</w:instrText>
      </w:r>
      <w:fldSimple w:instr=" SEQ MTEqn \c \* Arabic \* MERGEFORMAT ">
        <w:r>
          <w:rPr>
            <w:noProof/>
          </w:rPr>
          <w:instrText>361</w:instrText>
        </w:r>
      </w:fldSimple>
      <w:r>
        <w:instrText>)</w:instrText>
      </w:r>
      <w:bookmarkEnd w:id="127"/>
      <w:r>
        <w:fldChar w:fldCharType="end"/>
      </w:r>
    </w:p>
    <w:p w:rsidR="00F82068" w:rsidRDefault="00F82068" w:rsidP="00F82068">
      <w:pPr>
        <w:pStyle w:val="BodyText"/>
      </w:pPr>
      <w:r>
        <w:t>resulting in a mixed layer height of:</w:t>
      </w:r>
    </w:p>
    <w:p w:rsidR="00F82068" w:rsidRDefault="00F82068" w:rsidP="00F82068">
      <w:pPr>
        <w:pStyle w:val="Equation"/>
      </w:pPr>
      <w:r>
        <w:rPr>
          <w:noProof/>
          <w:position w:val="-44"/>
          <w:lang w:eastAsia="zh-CN"/>
        </w:rPr>
        <w:drawing>
          <wp:inline distT="0" distB="0" distL="0" distR="0" wp14:anchorId="700F5653" wp14:editId="176F97A7">
            <wp:extent cx="866775" cy="542925"/>
            <wp:effectExtent l="0" t="0" r="9525" b="9525"/>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866775" cy="5429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8" w:name="ZEqnNum585107"/>
      <w:r>
        <w:instrText>(</w:instrText>
      </w:r>
      <w:fldSimple w:instr=" SEQ MTEqn \c \* Arabic \* MERGEFORMAT ">
        <w:r>
          <w:rPr>
            <w:noProof/>
          </w:rPr>
          <w:instrText>362</w:instrText>
        </w:r>
      </w:fldSimple>
      <w:r>
        <w:instrText>)</w:instrText>
      </w:r>
      <w:bookmarkEnd w:id="128"/>
      <w:r>
        <w:fldChar w:fldCharType="end"/>
      </w:r>
    </w:p>
    <w:p w:rsidR="00F82068" w:rsidRDefault="00F82068" w:rsidP="00F82068">
      <w:pPr>
        <w:pStyle w:val="Heading4"/>
      </w:pPr>
      <w:r>
        <w:t>Implementation</w:t>
      </w:r>
    </w:p>
    <w:p w:rsidR="00F82068" w:rsidRDefault="00F82068" w:rsidP="00F82068">
      <w:pPr>
        <w:pStyle w:val="BodyText"/>
      </w:pPr>
      <w:r>
        <w:t>The model predicts three temperatures that characterize the three main levels in the stratification of the room:</w:t>
      </w:r>
    </w:p>
    <w:p w:rsidR="00F82068" w:rsidRDefault="00F82068">
      <w:pPr>
        <w:pStyle w:val="BodyText"/>
        <w:numPr>
          <w:ilvl w:val="0"/>
          <w:numId w:val="4"/>
        </w:numPr>
        <w:ind w:left="1440"/>
        <w:pPrChange w:id="129" w:author="Lixing Gu" w:date="2014-10-09T10:33:00Z">
          <w:pPr>
            <w:pStyle w:val="BodyText"/>
            <w:numPr>
              <w:numId w:val="14"/>
            </w:numPr>
            <w:tabs>
              <w:tab w:val="num" w:pos="360"/>
            </w:tabs>
            <w:ind w:left="1440" w:hanging="360"/>
          </w:pPr>
        </w:pPrChange>
      </w:pPr>
      <w:r>
        <w:t>a floor level temperature T</w:t>
      </w:r>
      <w:r>
        <w:rPr>
          <w:vertAlign w:val="subscript"/>
        </w:rPr>
        <w:t>floor</w:t>
      </w:r>
      <w:r>
        <w:t> to account for the heat transfer from the floor into the supply air</w:t>
      </w:r>
    </w:p>
    <w:p w:rsidR="00F82068" w:rsidRDefault="00F82068">
      <w:pPr>
        <w:pStyle w:val="BodyText"/>
        <w:numPr>
          <w:ilvl w:val="0"/>
          <w:numId w:val="4"/>
        </w:numPr>
        <w:ind w:left="1440"/>
        <w:pPrChange w:id="130" w:author="Lixing Gu" w:date="2014-10-09T10:33:00Z">
          <w:pPr>
            <w:pStyle w:val="BodyText"/>
            <w:numPr>
              <w:numId w:val="14"/>
            </w:numPr>
            <w:tabs>
              <w:tab w:val="num" w:pos="360"/>
            </w:tabs>
            <w:ind w:left="1440" w:hanging="360"/>
          </w:pPr>
        </w:pPrChange>
      </w:pPr>
      <w:r>
        <w:t>an occupied subzone temperature T</w:t>
      </w:r>
      <w:r>
        <w:rPr>
          <w:vertAlign w:val="subscript"/>
        </w:rPr>
        <w:t>oc</w:t>
      </w:r>
      <w:r>
        <w:t> representing the temperature of the occupied region;</w:t>
      </w:r>
    </w:p>
    <w:p w:rsidR="00F82068" w:rsidRDefault="00F82068">
      <w:pPr>
        <w:pStyle w:val="BodyText"/>
        <w:numPr>
          <w:ilvl w:val="0"/>
          <w:numId w:val="4"/>
        </w:numPr>
        <w:ind w:left="1440"/>
        <w:pPrChange w:id="131" w:author="Lixing Gu" w:date="2014-10-09T10:33:00Z">
          <w:pPr>
            <w:pStyle w:val="BodyText"/>
            <w:numPr>
              <w:numId w:val="14"/>
            </w:numPr>
            <w:tabs>
              <w:tab w:val="num" w:pos="360"/>
            </w:tabs>
            <w:ind w:left="1440" w:hanging="360"/>
          </w:pPr>
        </w:pPrChange>
      </w:pPr>
      <w:r>
        <w:t>an upper level temperature T</w:t>
      </w:r>
      <w:r>
        <w:rPr>
          <w:vertAlign w:val="subscript"/>
        </w:rPr>
        <w:t xml:space="preserve">mx </w:t>
      </w:r>
      <w:r>
        <w:t>representing the temperature of the upper, mixed region and the outflow temperature.</w:t>
      </w:r>
    </w:p>
    <w:p w:rsidR="00F82068" w:rsidRDefault="00F82068" w:rsidP="00F82068">
      <w:pPr>
        <w:pStyle w:val="BodyText"/>
      </w:pPr>
      <w:r>
        <w:t xml:space="preserve">We assume that the model for multiple, equal strength plumes (equations </w:t>
      </w:r>
      <w:r>
        <w:fldChar w:fldCharType="begin"/>
      </w:r>
      <w:r>
        <w:instrText xml:space="preserve"> GOTOBUTTON ZEqnNum173357  \* MERGEFORMAT </w:instrText>
      </w:r>
      <w:fldSimple w:instr=" REF ZEqnNum173357 \! \* MERGEFORMAT ">
        <w:r>
          <w:instrText>(361)</w:instrText>
        </w:r>
      </w:fldSimple>
      <w:r>
        <w:fldChar w:fldCharType="end"/>
      </w:r>
      <w:r>
        <w:t xml:space="preserve"> and </w:t>
      </w:r>
      <w:r>
        <w:fldChar w:fldCharType="begin"/>
      </w:r>
      <w:r>
        <w:instrText xml:space="preserve"> GOTOBUTTON ZEqnNum585107  \* MERGEFORMAT </w:instrText>
      </w:r>
      <w:fldSimple w:instr=" REF ZEqnNum585107 \! \* MERGEFORMAT ">
        <w:r>
          <w:instrText>(362)</w:instrText>
        </w:r>
      </w:fldSimple>
      <w:r>
        <w:fldChar w:fldCharType="end"/>
      </w:r>
      <w:r>
        <w:t xml:space="preserve"> will be adequate for our calculations. The supply air flow rate </w:t>
      </w:r>
      <w:r>
        <w:rPr>
          <w:noProof/>
          <w:position w:val="-6"/>
          <w:lang w:eastAsia="zh-CN"/>
        </w:rPr>
        <w:drawing>
          <wp:inline distT="0" distB="0" distL="0" distR="0" wp14:anchorId="2F19B1EB" wp14:editId="07CB4C75">
            <wp:extent cx="152400" cy="200025"/>
            <wp:effectExtent l="0" t="0" r="0" b="9525"/>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 xml:space="preserve"> is obtained by summing all the air flows entering the zone: supply air, infiltration, ventilation, and inter-zone flow. The heat gain </w:t>
      </w:r>
      <w:r>
        <w:rPr>
          <w:noProof/>
          <w:position w:val="-10"/>
          <w:lang w:eastAsia="zh-CN"/>
        </w:rPr>
        <w:drawing>
          <wp:inline distT="0" distB="0" distL="0" distR="0" wp14:anchorId="1D40CDF1" wp14:editId="5A295B2F">
            <wp:extent cx="152400" cy="22860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 xml:space="preserve"> is estimated by summing all the convective internal gains located in the occupied subzone – task lights, people, equipment – and dividing this power equally among the n plumes. With these assumptions we can describe the implementation.</w:t>
      </w:r>
    </w:p>
    <w:p w:rsidR="00F82068" w:rsidRDefault="00F82068" w:rsidP="00F82068">
      <w:pPr>
        <w:pStyle w:val="BodyText"/>
      </w:pPr>
      <w:r>
        <w:t xml:space="preserve">The UCSD DV model is controlled by the subroutine </w:t>
      </w:r>
      <w:r>
        <w:rPr>
          <w:i/>
        </w:rPr>
        <w:t>ManageUCSDDVModel</w:t>
      </w:r>
      <w:r>
        <w:t xml:space="preserve"> which is called from the </w:t>
      </w:r>
      <w:r>
        <w:rPr>
          <w:i/>
        </w:rPr>
        <w:t>RoomAirModelManager</w:t>
      </w:r>
      <w:r>
        <w:t xml:space="preserve">. The </w:t>
      </w:r>
      <w:r>
        <w:rPr>
          <w:i/>
        </w:rPr>
        <w:t xml:space="preserve">RoomAirModelManager </w:t>
      </w:r>
      <w:r>
        <w:t>selects which zone model will be used for each zone.</w:t>
      </w:r>
    </w:p>
    <w:p w:rsidR="00F82068" w:rsidRDefault="00F82068" w:rsidP="00F82068">
      <w:pPr>
        <w:pStyle w:val="BodyText"/>
      </w:pPr>
      <w:r>
        <w:t xml:space="preserve">The calculation is done in subroutine </w:t>
      </w:r>
      <w:r>
        <w:rPr>
          <w:i/>
        </w:rPr>
        <w:t>CalcUCSDDV</w:t>
      </w:r>
      <w:r>
        <w:t>. First we calculate the convective heat gain going into the upper and lower regions.</w:t>
      </w:r>
    </w:p>
    <w:p w:rsidR="00F82068" w:rsidRDefault="00F82068" w:rsidP="00F82068">
      <w:pPr>
        <w:pStyle w:val="Equation"/>
      </w:pPr>
      <w:r>
        <w:rPr>
          <w:noProof/>
          <w:position w:val="-36"/>
          <w:lang w:eastAsia="zh-CN"/>
        </w:rPr>
        <w:drawing>
          <wp:inline distT="0" distB="0" distL="0" distR="0" wp14:anchorId="7F9C0298" wp14:editId="1F1C9056">
            <wp:extent cx="3771900" cy="5334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771900" cy="5334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25D9E452" wp14:editId="3318F6A8">
            <wp:extent cx="1828800" cy="257175"/>
            <wp:effectExtent l="0" t="0" r="0" b="9525"/>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5FBB4ED7" wp14:editId="2FCC76B5">
            <wp:extent cx="1219200" cy="257175"/>
            <wp:effectExtent l="0" t="0" r="0" b="9525"/>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p>
    <w:p w:rsidR="00F82068" w:rsidRDefault="00F82068" w:rsidP="00F82068">
      <w:pPr>
        <w:pStyle w:val="BodyText"/>
      </w:pPr>
      <w:r>
        <w:t>Next we sum up the inlet air flows in the form of MCP (mass flow rate times the air specific heat capacity) and MCPT (mass flow rate times C</w:t>
      </w:r>
      <w:r>
        <w:rPr>
          <w:vertAlign w:val="subscript"/>
        </w:rPr>
        <w:t>p</w:t>
      </w:r>
      <w:r>
        <w:t xml:space="preserve"> times air temperature).</w:t>
      </w:r>
    </w:p>
    <w:p w:rsidR="00F82068" w:rsidRDefault="00F82068" w:rsidP="00F82068">
      <w:pPr>
        <w:pStyle w:val="Equation"/>
      </w:pPr>
      <w:r>
        <w:rPr>
          <w:noProof/>
          <w:position w:val="-12"/>
          <w:lang w:eastAsia="zh-CN"/>
        </w:rPr>
        <w:drawing>
          <wp:inline distT="0" distB="0" distL="0" distR="0" wp14:anchorId="51F2C71C" wp14:editId="69CD5057">
            <wp:extent cx="2200275" cy="228600"/>
            <wp:effectExtent l="0" t="0" r="9525"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00275" cy="228600"/>
                    </a:xfrm>
                    <a:prstGeom prst="rect">
                      <a:avLst/>
                    </a:prstGeom>
                    <a:noFill/>
                    <a:ln>
                      <a:noFill/>
                    </a:ln>
                  </pic:spPr>
                </pic:pic>
              </a:graphicData>
            </a:graphic>
          </wp:inline>
        </w:drawing>
      </w:r>
    </w:p>
    <w:p w:rsidR="00F82068" w:rsidRDefault="00F82068" w:rsidP="00F82068">
      <w:pPr>
        <w:pStyle w:val="Equation"/>
      </w:pPr>
      <w:r>
        <w:rPr>
          <w:noProof/>
          <w:position w:val="-28"/>
          <w:lang w:eastAsia="zh-CN"/>
        </w:rPr>
        <w:lastRenderedPageBreak/>
        <w:drawing>
          <wp:inline distT="0" distB="0" distL="0" distR="0" wp14:anchorId="04900B47" wp14:editId="250D44F6">
            <wp:extent cx="1190625" cy="342900"/>
            <wp:effectExtent l="0" t="0" r="9525"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091B649E" wp14:editId="7AEFAD4E">
            <wp:extent cx="1647825" cy="238125"/>
            <wp:effectExtent l="0" t="0" r="0" b="9525"/>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47825" cy="238125"/>
                    </a:xfrm>
                    <a:prstGeom prst="rect">
                      <a:avLst/>
                    </a:prstGeom>
                    <a:noFill/>
                    <a:ln>
                      <a:noFill/>
                    </a:ln>
                  </pic:spPr>
                </pic:pic>
              </a:graphicData>
            </a:graphic>
          </wp:inline>
        </w:drawing>
      </w:r>
    </w:p>
    <w:p w:rsidR="00F82068" w:rsidRDefault="00F82068" w:rsidP="00F82068">
      <w:pPr>
        <w:pStyle w:val="Equation"/>
      </w:pPr>
      <w:r>
        <w:rPr>
          <w:noProof/>
          <w:position w:val="-12"/>
          <w:lang w:eastAsia="zh-CN"/>
        </w:rPr>
        <w:drawing>
          <wp:inline distT="0" distB="0" distL="0" distR="0" wp14:anchorId="57D8741C" wp14:editId="25EB29DE">
            <wp:extent cx="2590800" cy="2286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590800" cy="228600"/>
                    </a:xfrm>
                    <a:prstGeom prst="rect">
                      <a:avLst/>
                    </a:prstGeom>
                    <a:noFill/>
                    <a:ln>
                      <a:noFill/>
                    </a:ln>
                  </pic:spPr>
                </pic:pic>
              </a:graphicData>
            </a:graphic>
          </wp:inline>
        </w:drawing>
      </w:r>
    </w:p>
    <w:p w:rsidR="00F82068" w:rsidRDefault="00F82068" w:rsidP="00F82068">
      <w:pPr>
        <w:pStyle w:val="Equation"/>
      </w:pPr>
      <w:r>
        <w:rPr>
          <w:noProof/>
          <w:position w:val="-28"/>
          <w:lang w:eastAsia="zh-CN"/>
        </w:rPr>
        <w:drawing>
          <wp:inline distT="0" distB="0" distL="0" distR="0" wp14:anchorId="49B1FF5E" wp14:editId="4C9E8B32">
            <wp:extent cx="1400175" cy="342900"/>
            <wp:effectExtent l="0" t="0" r="9525"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400175" cy="3429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94ED307" wp14:editId="6002B9E3">
            <wp:extent cx="1943100" cy="238125"/>
            <wp:effectExtent l="0" t="0" r="0" b="9525"/>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43100" cy="238125"/>
                    </a:xfrm>
                    <a:prstGeom prst="rect">
                      <a:avLst/>
                    </a:prstGeom>
                    <a:noFill/>
                    <a:ln>
                      <a:noFill/>
                    </a:ln>
                  </pic:spPr>
                </pic:pic>
              </a:graphicData>
            </a:graphic>
          </wp:inline>
        </w:drawing>
      </w:r>
    </w:p>
    <w:p w:rsidR="00F82068" w:rsidRDefault="00F82068" w:rsidP="00F82068">
      <w:pPr>
        <w:pStyle w:val="BodyText"/>
      </w:pPr>
      <w:r>
        <w:t xml:space="preserve">The number of plumes per occupant </w:t>
      </w:r>
      <w:r>
        <w:rPr>
          <w:noProof/>
          <w:position w:val="-14"/>
          <w:lang w:eastAsia="zh-CN"/>
        </w:rPr>
        <w:drawing>
          <wp:inline distT="0" distB="0" distL="0" distR="0" wp14:anchorId="63A22D87" wp14:editId="5FB97BBE">
            <wp:extent cx="695325" cy="238125"/>
            <wp:effectExtent l="0" t="0" r="9525" b="9525"/>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t xml:space="preserve"> is a user input. The total number of plumes in the zone is:</w:t>
      </w:r>
    </w:p>
    <w:p w:rsidR="00F82068" w:rsidRDefault="00F82068" w:rsidP="00F82068">
      <w:pPr>
        <w:pStyle w:val="Equation"/>
      </w:pPr>
      <w:r>
        <w:rPr>
          <w:noProof/>
          <w:position w:val="-14"/>
          <w:lang w:eastAsia="zh-CN"/>
        </w:rPr>
        <w:drawing>
          <wp:inline distT="0" distB="0" distL="0" distR="0" wp14:anchorId="69CD10D9" wp14:editId="7B0C3317">
            <wp:extent cx="1666875" cy="238125"/>
            <wp:effectExtent l="0" t="0" r="9525" b="9525"/>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666875" cy="238125"/>
                    </a:xfrm>
                    <a:prstGeom prst="rect">
                      <a:avLst/>
                    </a:prstGeom>
                    <a:noFill/>
                    <a:ln>
                      <a:noFill/>
                    </a:ln>
                  </pic:spPr>
                </pic:pic>
              </a:graphicData>
            </a:graphic>
          </wp:inline>
        </w:drawing>
      </w:r>
    </w:p>
    <w:p w:rsidR="00F82068" w:rsidRDefault="00F82068" w:rsidP="00F82068">
      <w:pPr>
        <w:pStyle w:val="BodyText"/>
      </w:pPr>
      <w:r>
        <w:t xml:space="preserve">The gains fraction </w:t>
      </w:r>
      <w:r>
        <w:rPr>
          <w:noProof/>
          <w:position w:val="-14"/>
          <w:lang w:eastAsia="zh-CN"/>
        </w:rPr>
        <w:drawing>
          <wp:inline distT="0" distB="0" distL="0" distR="0" wp14:anchorId="1E10E687" wp14:editId="0968958C">
            <wp:extent cx="390525" cy="238125"/>
            <wp:effectExtent l="0" t="0" r="0" b="9525"/>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is a user input via a schedule. It is the fraction of the convective gains in the occupied subzone that remain in that subzone. Using this we calculate the total power in the plumes and the power per plume.</w:t>
      </w:r>
    </w:p>
    <w:p w:rsidR="00F82068" w:rsidRDefault="00F82068" w:rsidP="00F82068">
      <w:pPr>
        <w:pStyle w:val="Equation"/>
      </w:pPr>
      <w:r>
        <w:rPr>
          <w:noProof/>
          <w:position w:val="-14"/>
          <w:lang w:eastAsia="zh-CN"/>
        </w:rPr>
        <w:drawing>
          <wp:inline distT="0" distB="0" distL="0" distR="0" wp14:anchorId="0C3DE0CC" wp14:editId="3CE5A9C8">
            <wp:extent cx="1685925" cy="257175"/>
            <wp:effectExtent l="0" t="0" r="9525" b="9525"/>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85925" cy="25717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51AF35EC" wp14:editId="49B47786">
            <wp:extent cx="1514475" cy="257175"/>
            <wp:effectExtent l="0" t="0" r="9525" b="9525"/>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14475" cy="257175"/>
                    </a:xfrm>
                    <a:prstGeom prst="rect">
                      <a:avLst/>
                    </a:prstGeom>
                    <a:noFill/>
                    <a:ln>
                      <a:noFill/>
                    </a:ln>
                  </pic:spPr>
                </pic:pic>
              </a:graphicData>
            </a:graphic>
          </wp:inline>
        </w:drawing>
      </w:r>
    </w:p>
    <w:p w:rsidR="00F82068" w:rsidRDefault="00F82068" w:rsidP="00F82068">
      <w:pPr>
        <w:pStyle w:val="BodyText"/>
      </w:pPr>
      <w:r>
        <w:t xml:space="preserve">We now make an initial estimate of the height fraction </w:t>
      </w:r>
      <w:r>
        <w:rPr>
          <w:i/>
        </w:rPr>
        <w:t>Fr</w:t>
      </w:r>
      <w:r>
        <w:rPr>
          <w:i/>
          <w:vertAlign w:val="subscript"/>
        </w:rPr>
        <w:t>hb</w:t>
      </w:r>
      <w:r>
        <w:t xml:space="preserve"> (height of the boundary layer divided by the total zone height).</w:t>
      </w:r>
    </w:p>
    <w:p w:rsidR="00F82068" w:rsidRDefault="00F82068" w:rsidP="00F82068">
      <w:pPr>
        <w:pStyle w:val="Equation"/>
      </w:pPr>
      <w:r>
        <w:rPr>
          <w:noProof/>
          <w:position w:val="-34"/>
          <w:lang w:eastAsia="zh-CN"/>
        </w:rPr>
        <w:drawing>
          <wp:inline distT="0" distB="0" distL="0" distR="0" wp14:anchorId="2B5A32E3" wp14:editId="3E5EF4D3">
            <wp:extent cx="2619375" cy="542925"/>
            <wp:effectExtent l="0" t="0" r="9525" b="9525"/>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619375" cy="5429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2" w:name="ZEqnNum585949"/>
      <w:r>
        <w:instrText>(</w:instrText>
      </w:r>
      <w:fldSimple w:instr=" SEQ MTEqn \c \* Arabic \* MERGEFORMAT ">
        <w:r>
          <w:rPr>
            <w:noProof/>
          </w:rPr>
          <w:instrText>363</w:instrText>
        </w:r>
      </w:fldSimple>
      <w:r>
        <w:instrText>)</w:instrText>
      </w:r>
      <w:bookmarkEnd w:id="132"/>
      <w:r>
        <w:fldChar w:fldCharType="end"/>
      </w:r>
    </w:p>
    <w:p w:rsidR="00F82068" w:rsidRDefault="00F82068" w:rsidP="00F82068">
      <w:pPr>
        <w:pStyle w:val="BodyText"/>
      </w:pPr>
      <w:r>
        <w:t xml:space="preserve">where 0.000833  = </w:t>
      </w:r>
      <w:r>
        <w:rPr>
          <w:noProof/>
          <w:position w:val="-14"/>
          <w:lang w:eastAsia="zh-CN"/>
        </w:rPr>
        <w:drawing>
          <wp:inline distT="0" distB="0" distL="0" distR="0" wp14:anchorId="5BE30BA2" wp14:editId="30421C8B">
            <wp:extent cx="838200" cy="238125"/>
            <wp:effectExtent l="0" t="0" r="0" b="9525"/>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t xml:space="preserve">converts </w:t>
      </w:r>
      <w:r>
        <w:rPr>
          <w:noProof/>
          <w:position w:val="-12"/>
          <w:lang w:eastAsia="zh-CN"/>
        </w:rPr>
        <w:drawing>
          <wp:inline distT="0" distB="0" distL="0" distR="0" wp14:anchorId="734DE067" wp14:editId="0DA6BC71">
            <wp:extent cx="447675" cy="228600"/>
            <wp:effectExtent l="0" t="0" r="9525"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47675" cy="228600"/>
                    </a:xfrm>
                    <a:prstGeom prst="rect">
                      <a:avLst/>
                    </a:prstGeom>
                    <a:noFill/>
                    <a:ln>
                      <a:noFill/>
                    </a:ln>
                  </pic:spPr>
                </pic:pic>
              </a:graphicData>
            </a:graphic>
          </wp:inline>
        </w:drawing>
      </w:r>
      <w:r>
        <w:t xml:space="preserve"> to a volumetric flow rate. Next we iterate over the following 3 steps.</w:t>
      </w:r>
    </w:p>
    <w:p w:rsidR="00F82068" w:rsidRDefault="00F82068" w:rsidP="00F82068">
      <w:pPr>
        <w:pStyle w:val="Heading4"/>
      </w:pPr>
      <w:r>
        <w:t>Iterative procedure</w:t>
      </w:r>
    </w:p>
    <w:p w:rsidR="00F82068" w:rsidRDefault="00F82068">
      <w:pPr>
        <w:pStyle w:val="BodyText"/>
        <w:numPr>
          <w:ilvl w:val="0"/>
          <w:numId w:val="5"/>
        </w:numPr>
        <w:ind w:left="1440"/>
        <w:pPrChange w:id="133" w:author="Lixing Gu" w:date="2014-10-09T10:33:00Z">
          <w:pPr>
            <w:pStyle w:val="BodyText"/>
            <w:numPr>
              <w:numId w:val="15"/>
            </w:numPr>
            <w:ind w:left="1440" w:hanging="360"/>
          </w:pPr>
        </w:pPrChange>
      </w:pPr>
      <w:r>
        <w:t xml:space="preserve">Call subroutine </w:t>
      </w:r>
      <w:r>
        <w:rPr>
          <w:i/>
        </w:rPr>
        <w:t>HcUCSDDV</w:t>
      </w:r>
      <w:r>
        <w:t xml:space="preserve"> to calculate a convective heat transfer coefficient for each surface in the zone, an effective air temperature for each surface, and HA</w:t>
      </w:r>
      <w:r>
        <w:rPr>
          <w:vertAlign w:val="subscript"/>
        </w:rPr>
        <w:t>mx</w:t>
      </w:r>
      <w:r>
        <w:t>, HAT</w:t>
      </w:r>
      <w:r>
        <w:rPr>
          <w:vertAlign w:val="subscript"/>
        </w:rPr>
        <w:t>mx</w:t>
      </w:r>
      <w:r>
        <w:t>, HA</w:t>
      </w:r>
      <w:r>
        <w:rPr>
          <w:vertAlign w:val="subscript"/>
        </w:rPr>
        <w:t>oc</w:t>
      </w:r>
      <w:r>
        <w:t>, HAT</w:t>
      </w:r>
      <w:r>
        <w:rPr>
          <w:vertAlign w:val="subscript"/>
        </w:rPr>
        <w:t>oc</w:t>
      </w:r>
      <w:r>
        <w:t>, HA</w:t>
      </w:r>
      <w:r>
        <w:rPr>
          <w:vertAlign w:val="subscript"/>
        </w:rPr>
        <w:t>fl</w:t>
      </w:r>
      <w:r>
        <w:t>, and HAT</w:t>
      </w:r>
      <w:r>
        <w:rPr>
          <w:vertAlign w:val="subscript"/>
        </w:rPr>
        <w:t>fl</w:t>
      </w:r>
      <w:r>
        <w:t xml:space="preserve">. Here HA is </w:t>
      </w:r>
      <w:r>
        <w:rPr>
          <w:noProof/>
          <w:position w:val="-30"/>
          <w:lang w:eastAsia="zh-CN"/>
        </w:rPr>
        <w:drawing>
          <wp:inline distT="0" distB="0" distL="0" distR="0" wp14:anchorId="5097F99D" wp14:editId="714FEF92">
            <wp:extent cx="733425" cy="352425"/>
            <wp:effectExtent l="0" t="0" r="9525" b="9525"/>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33425" cy="352425"/>
                    </a:xfrm>
                    <a:prstGeom prst="rect">
                      <a:avLst/>
                    </a:prstGeom>
                    <a:noFill/>
                    <a:ln>
                      <a:noFill/>
                    </a:ln>
                  </pic:spPr>
                </pic:pic>
              </a:graphicData>
            </a:graphic>
          </wp:inline>
        </w:drawing>
      </w:r>
      <w:r>
        <w:t xml:space="preserve"> for a region and HAT is </w:t>
      </w:r>
      <w:r>
        <w:rPr>
          <w:noProof/>
          <w:position w:val="-30"/>
          <w:lang w:eastAsia="zh-CN"/>
        </w:rPr>
        <w:drawing>
          <wp:inline distT="0" distB="0" distL="0" distR="0" wp14:anchorId="22A6B7B1" wp14:editId="70E1BA52">
            <wp:extent cx="923925" cy="352425"/>
            <wp:effectExtent l="0" t="0" r="9525" b="9525"/>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923925" cy="352425"/>
                    </a:xfrm>
                    <a:prstGeom prst="rect">
                      <a:avLst/>
                    </a:prstGeom>
                    <a:noFill/>
                    <a:ln>
                      <a:noFill/>
                    </a:ln>
                  </pic:spPr>
                </pic:pic>
              </a:graphicData>
            </a:graphic>
          </wp:inline>
        </w:drawing>
      </w:r>
      <w:r>
        <w:t xml:space="preserve"> for a region. The sum is over all the surfaces bounding the region; </w:t>
      </w:r>
      <w:r>
        <w:rPr>
          <w:noProof/>
          <w:position w:val="-14"/>
          <w:lang w:eastAsia="zh-CN"/>
        </w:rPr>
        <w:drawing>
          <wp:inline distT="0" distB="0" distL="0" distR="0" wp14:anchorId="1EB5BE66" wp14:editId="3D560408">
            <wp:extent cx="219075" cy="238125"/>
            <wp:effectExtent l="0" t="0" r="9525" b="9525"/>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t xml:space="preserve"> is the convective heat transfer coefficient for surface i, </w:t>
      </w:r>
      <w:r>
        <w:rPr>
          <w:noProof/>
          <w:position w:val="-12"/>
          <w:lang w:eastAsia="zh-CN"/>
        </w:rPr>
        <w:drawing>
          <wp:inline distT="0" distB="0" distL="0" distR="0" wp14:anchorId="27E56A7E" wp14:editId="27333778">
            <wp:extent cx="161925" cy="228600"/>
            <wp:effectExtent l="0" t="0" r="9525"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t xml:space="preserve"> is the area of surface i,  and </w:t>
      </w:r>
      <w:r>
        <w:rPr>
          <w:noProof/>
          <w:position w:val="-12"/>
          <w:lang w:eastAsia="zh-CN"/>
        </w:rPr>
        <w:drawing>
          <wp:inline distT="0" distB="0" distL="0" distR="0" wp14:anchorId="72E3CC4F" wp14:editId="2821EB1C">
            <wp:extent cx="142875" cy="228600"/>
            <wp:effectExtent l="0" t="0" r="9525"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t xml:space="preserve"> is the surface temperature of surface i.</w:t>
      </w:r>
    </w:p>
    <w:p w:rsidR="00F82068" w:rsidRDefault="00F82068">
      <w:pPr>
        <w:pStyle w:val="BodyText"/>
        <w:numPr>
          <w:ilvl w:val="0"/>
          <w:numId w:val="5"/>
        </w:numPr>
        <w:ind w:left="1440"/>
        <w:pPrChange w:id="134" w:author="Lixing Gu" w:date="2014-10-09T10:33:00Z">
          <w:pPr>
            <w:pStyle w:val="BodyText"/>
            <w:numPr>
              <w:numId w:val="15"/>
            </w:numPr>
            <w:ind w:left="1440" w:hanging="360"/>
          </w:pPr>
        </w:pPrChange>
      </w:pPr>
      <w:r>
        <w:t xml:space="preserve">Recalculate </w:t>
      </w:r>
      <w:r>
        <w:rPr>
          <w:noProof/>
          <w:position w:val="-12"/>
          <w:lang w:eastAsia="zh-CN"/>
        </w:rPr>
        <w:drawing>
          <wp:inline distT="0" distB="0" distL="0" distR="0" wp14:anchorId="3845671E" wp14:editId="5991AA7C">
            <wp:extent cx="276225" cy="228600"/>
            <wp:effectExtent l="0" t="0" r="9525"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t xml:space="preserve"> using the equation </w:t>
      </w:r>
      <w:r>
        <w:fldChar w:fldCharType="begin"/>
      </w:r>
      <w:r>
        <w:instrText xml:space="preserve"> GOTOBUTTON ZEqnNum585949  \* MERGEFORMAT </w:instrText>
      </w:r>
      <w:fldSimple w:instr=" REF ZEqnNum585949 \! \* MERGEFORMAT ">
        <w:r>
          <w:instrText>(363)</w:instrText>
        </w:r>
      </w:fldSimple>
      <w:r>
        <w:fldChar w:fldCharType="end"/>
      </w:r>
      <w:r>
        <w:t>.</w:t>
      </w:r>
    </w:p>
    <w:p w:rsidR="00F82068" w:rsidRDefault="00F82068">
      <w:pPr>
        <w:pStyle w:val="BodyText"/>
        <w:numPr>
          <w:ilvl w:val="0"/>
          <w:numId w:val="5"/>
        </w:numPr>
        <w:ind w:left="1440"/>
        <w:pPrChange w:id="135" w:author="Lixing Gu" w:date="2014-10-09T10:33:00Z">
          <w:pPr>
            <w:pStyle w:val="BodyText"/>
            <w:numPr>
              <w:numId w:val="15"/>
            </w:numPr>
            <w:ind w:left="1440" w:hanging="360"/>
          </w:pPr>
        </w:pPrChange>
      </w:pPr>
      <w:r>
        <w:lastRenderedPageBreak/>
        <w:t xml:space="preserve">Calculate the three subzone temperatures: </w:t>
      </w:r>
      <w:r>
        <w:rPr>
          <w:i/>
        </w:rPr>
        <w:t>T</w:t>
      </w:r>
      <w:r>
        <w:rPr>
          <w:i/>
          <w:vertAlign w:val="subscript"/>
        </w:rPr>
        <w:t xml:space="preserve">floor, </w:t>
      </w:r>
      <w:r>
        <w:rPr>
          <w:i/>
        </w:rPr>
        <w:t>T</w:t>
      </w:r>
      <w:r>
        <w:rPr>
          <w:i/>
          <w:vertAlign w:val="subscript"/>
        </w:rPr>
        <w:t>oc</w:t>
      </w:r>
      <w:r>
        <w:rPr>
          <w:i/>
        </w:rPr>
        <w:t xml:space="preserve"> </w:t>
      </w:r>
      <w:r>
        <w:t>and</w:t>
      </w:r>
      <w:r>
        <w:rPr>
          <w:i/>
        </w:rPr>
        <w:t xml:space="preserve"> T</w:t>
      </w:r>
      <w:r>
        <w:rPr>
          <w:i/>
          <w:vertAlign w:val="subscript"/>
        </w:rPr>
        <w:t>mx</w:t>
      </w:r>
      <w:r>
        <w:t>.</w:t>
      </w:r>
    </w:p>
    <w:p w:rsidR="00F82068" w:rsidRDefault="00F82068" w:rsidP="00F82068">
      <w:pPr>
        <w:pStyle w:val="BodyText"/>
      </w:pPr>
      <w:r>
        <w:t>The h</w:t>
      </w:r>
      <w:r>
        <w:rPr>
          <w:vertAlign w:val="subscript"/>
        </w:rPr>
        <w:t>c</w:t>
      </w:r>
      <w:r>
        <w:t>’s calculated in step 1 depend on the subzone temperatures and the boundary layer height. In turn the subzone temperatures depend on the HA and HAT’s calculated in step 1. Hence the need for iteration</w:t>
      </w:r>
    </w:p>
    <w:p w:rsidR="00F82068" w:rsidRDefault="00F82068" w:rsidP="00F82068">
      <w:pPr>
        <w:pStyle w:val="BodyText"/>
      </w:pPr>
      <w:r>
        <w:t>Next we describe each steps 1 and 3 in more detail.</w:t>
      </w:r>
    </w:p>
    <w:p w:rsidR="00F82068" w:rsidRDefault="00F82068" w:rsidP="00F82068">
      <w:pPr>
        <w:pStyle w:val="Heading4"/>
      </w:pPr>
      <w:r>
        <w:t>Step 1</w:t>
      </w:r>
    </w:p>
    <w:p w:rsidR="00F82068" w:rsidRDefault="00F82068" w:rsidP="00F82068">
      <w:pPr>
        <w:pStyle w:val="BodyText"/>
      </w:pPr>
      <w:r>
        <w:t xml:space="preserve">Subroutine </w:t>
      </w:r>
      <w:r>
        <w:rPr>
          <w:i/>
        </w:rPr>
        <w:t>HcUCSDDV</w:t>
      </w:r>
      <w:r>
        <w:t xml:space="preserve"> is quite straightforward. It loops through all the surfaces in each zone and decides whether the surface is located in the upper, mixed subzone or the lower, occupied subzone, or if the surface is in both subzones. If entirely in one subzone the subzone temperature is stored in the surface effective temperature variable </w:t>
      </w:r>
      <w:r>
        <w:rPr>
          <w:i/>
        </w:rPr>
        <w:t xml:space="preserve">TempEffBulkAir(SurfNum) </w:t>
      </w:r>
      <w:r>
        <w:t>and h</w:t>
      </w:r>
      <w:r>
        <w:rPr>
          <w:vertAlign w:val="subscript"/>
        </w:rPr>
        <w:t>c</w:t>
      </w:r>
      <w:r>
        <w:t xml:space="preserve"> for the surface is calculated by a call to subroutine </w:t>
      </w:r>
      <w:r>
        <w:rPr>
          <w:i/>
        </w:rPr>
        <w:t>CalcDetailedHcInForDVModel</w:t>
      </w:r>
      <w:r>
        <w:t xml:space="preserve">. This routine uses the “detailed” natural convection coefficient calculation that depends on surface tilt and </w:t>
      </w:r>
      <w:r>
        <w:rPr>
          <w:noProof/>
          <w:position w:val="-4"/>
          <w:lang w:eastAsia="zh-CN"/>
        </w:rPr>
        <w:drawing>
          <wp:inline distT="0" distB="0" distL="0" distR="0" wp14:anchorId="444646EA" wp14:editId="571B601D">
            <wp:extent cx="371475" cy="190500"/>
            <wp:effectExtent l="0" t="0" r="9525"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t xml:space="preserve">. This calculation is appropriate for situations with low air velocity. </w:t>
      </w:r>
    </w:p>
    <w:p w:rsidR="00F82068" w:rsidRDefault="00F82068" w:rsidP="00F82068">
      <w:pPr>
        <w:pStyle w:val="BodyText"/>
      </w:pPr>
      <w:r>
        <w:t>For surfaces that bound 2 subzones, the subroutine calculates h</w:t>
      </w:r>
      <w:r>
        <w:rPr>
          <w:vertAlign w:val="subscript"/>
        </w:rPr>
        <w:t xml:space="preserve">c </w:t>
      </w:r>
      <w:r>
        <w:t xml:space="preserve">for each subzone and then averages them, weighting by the amount of surface in each subzone. </w:t>
      </w:r>
    </w:p>
    <w:p w:rsidR="00F82068" w:rsidRDefault="00F82068" w:rsidP="00F82068">
      <w:pPr>
        <w:pStyle w:val="BodyText"/>
      </w:pPr>
      <w:r>
        <w:t>During the surface loop, once the h</w:t>
      </w:r>
      <w:r>
        <w:rPr>
          <w:vertAlign w:val="subscript"/>
        </w:rPr>
        <w:t>c</w:t>
      </w:r>
      <w:r>
        <w:t> for a surface is calculated, the appropriate subzone HA and HAT sums are incremented. If a surface is in 2 subzones the HA and HAT for each subzone are incremented based on the area of the surface in each subzone.</w:t>
      </w:r>
    </w:p>
    <w:p w:rsidR="00F82068" w:rsidRDefault="00F82068" w:rsidP="00F82068">
      <w:pPr>
        <w:pStyle w:val="Heading4"/>
      </w:pPr>
      <w:r>
        <w:t>Step 3</w:t>
      </w:r>
    </w:p>
    <w:p w:rsidR="00F82068" w:rsidRDefault="00F82068" w:rsidP="00F82068">
      <w:pPr>
        <w:pStyle w:val="BodyText"/>
      </w:pPr>
      <w:r>
        <w:t xml:space="preserve">The calculation of  subzone temperatures follows the method used in the </w:t>
      </w:r>
      <w:r>
        <w:rPr>
          <w:b/>
          <w:i/>
        </w:rPr>
        <w:t>ZoneTempPredictorCorrector</w:t>
      </w:r>
      <w:r>
        <w:rPr>
          <w:b/>
        </w:rPr>
        <w:t xml:space="preserve"> </w:t>
      </w:r>
      <w:r>
        <w:t xml:space="preserve">module and described in the section </w:t>
      </w:r>
      <w:r>
        <w:rPr>
          <w:b/>
        </w:rPr>
        <w:t>Basis for the System and Zone Integration</w:t>
      </w:r>
      <w:r>
        <w:t>. Namely a third order finite difference expansion of the temperature time derivative is used in updating the subzone temperatures. Otherwise the subzone temperatures are obtained straightforwardly by solving an energy balance equation for each subzone.</w:t>
      </w:r>
    </w:p>
    <w:p w:rsidR="00F82068" w:rsidRDefault="00F82068" w:rsidP="00F82068">
      <w:pPr>
        <w:pStyle w:val="Equation"/>
      </w:pPr>
      <w:r>
        <w:rPr>
          <w:noProof/>
          <w:position w:val="-32"/>
          <w:lang w:eastAsia="zh-CN"/>
        </w:rPr>
        <w:drawing>
          <wp:inline distT="0" distB="0" distL="0" distR="0" wp14:anchorId="504321F5" wp14:editId="3A7AA3A6">
            <wp:extent cx="4143375" cy="485775"/>
            <wp:effectExtent l="0" t="0" r="9525" b="9525"/>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143375" cy="485775"/>
                    </a:xfrm>
                    <a:prstGeom prst="rect">
                      <a:avLst/>
                    </a:prstGeom>
                    <a:noFill/>
                    <a:ln>
                      <a:noFill/>
                    </a:ln>
                  </pic:spPr>
                </pic:pic>
              </a:graphicData>
            </a:graphic>
          </wp:inline>
        </w:drawing>
      </w:r>
    </w:p>
    <w:p w:rsidR="00F82068" w:rsidRDefault="00F82068" w:rsidP="00F82068">
      <w:pPr>
        <w:pStyle w:val="Equation"/>
      </w:pPr>
      <w:r>
        <w:rPr>
          <w:noProof/>
          <w:position w:val="-34"/>
          <w:lang w:eastAsia="zh-CN"/>
        </w:rPr>
        <w:drawing>
          <wp:inline distT="0" distB="0" distL="0" distR="0" wp14:anchorId="0DE4E383" wp14:editId="20F8C1A7">
            <wp:extent cx="5153025" cy="504825"/>
            <wp:effectExtent l="0" t="0" r="9525" b="9525"/>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153025" cy="504825"/>
                    </a:xfrm>
                    <a:prstGeom prst="rect">
                      <a:avLst/>
                    </a:prstGeom>
                    <a:noFill/>
                    <a:ln>
                      <a:noFill/>
                    </a:ln>
                  </pic:spPr>
                </pic:pic>
              </a:graphicData>
            </a:graphic>
          </wp:inline>
        </w:drawing>
      </w:r>
      <w:r>
        <w:rPr>
          <w:noProof/>
          <w:position w:val="-34"/>
          <w:lang w:eastAsia="zh-CN"/>
        </w:rPr>
        <w:drawing>
          <wp:inline distT="0" distB="0" distL="0" distR="0" wp14:anchorId="0229EBD4" wp14:editId="1D48D46C">
            <wp:extent cx="4572000" cy="504825"/>
            <wp:effectExtent l="0" t="0" r="0" b="9525"/>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572000" cy="504825"/>
                    </a:xfrm>
                    <a:prstGeom prst="rect">
                      <a:avLst/>
                    </a:prstGeom>
                    <a:noFill/>
                    <a:ln>
                      <a:noFill/>
                    </a:ln>
                  </pic:spPr>
                </pic:pic>
              </a:graphicData>
            </a:graphic>
          </wp:inline>
        </w:drawing>
      </w:r>
    </w:p>
    <w:p w:rsidR="00F82068" w:rsidRDefault="00F82068" w:rsidP="00F82068">
      <w:pPr>
        <w:pStyle w:val="BodyText"/>
      </w:pPr>
      <w:r>
        <w:t xml:space="preserve">Here </w:t>
      </w:r>
      <w:r>
        <w:rPr>
          <w:noProof/>
          <w:position w:val="-14"/>
          <w:lang w:eastAsia="zh-CN"/>
        </w:rPr>
        <w:drawing>
          <wp:inline distT="0" distB="0" distL="0" distR="0" wp14:anchorId="0E09F3C1" wp14:editId="2ED8E64A">
            <wp:extent cx="352425" cy="238125"/>
            <wp:effectExtent l="0" t="0" r="9525" b="9525"/>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w:t>
      </w:r>
      <w:r>
        <w:rPr>
          <w:noProof/>
          <w:position w:val="-14"/>
          <w:lang w:eastAsia="zh-CN"/>
        </w:rPr>
        <w:drawing>
          <wp:inline distT="0" distB="0" distL="0" distR="0" wp14:anchorId="5207810B" wp14:editId="04EE6CE0">
            <wp:extent cx="371475" cy="238125"/>
            <wp:effectExtent l="0" t="0" r="9525" b="9525"/>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49D373BD" wp14:editId="500BF380">
            <wp:extent cx="390525" cy="238125"/>
            <wp:effectExtent l="0" t="0" r="0" b="9525"/>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are the heat capacities of the air volume in each subzone. </w:t>
      </w:r>
      <w:r>
        <w:rPr>
          <w:noProof/>
          <w:position w:val="-14"/>
          <w:lang w:eastAsia="zh-CN"/>
        </w:rPr>
        <w:drawing>
          <wp:inline distT="0" distB="0" distL="0" distR="0" wp14:anchorId="7589472B" wp14:editId="2E7C3C60">
            <wp:extent cx="390525" cy="238125"/>
            <wp:effectExtent l="0" t="0" r="0" b="9525"/>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is calculated by</w:t>
      </w:r>
    </w:p>
    <w:p w:rsidR="00F82068" w:rsidRDefault="00F82068" w:rsidP="00F82068">
      <w:pPr>
        <w:pStyle w:val="Equation"/>
      </w:pPr>
      <w:r>
        <w:rPr>
          <w:noProof/>
          <w:position w:val="-14"/>
          <w:lang w:eastAsia="zh-CN"/>
        </w:rPr>
        <w:drawing>
          <wp:inline distT="0" distB="0" distL="0" distR="0" wp14:anchorId="6F24FD2C" wp14:editId="79117A11">
            <wp:extent cx="3629025" cy="238125"/>
            <wp:effectExtent l="0" t="0" r="9525" b="9525"/>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6290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2E84CC66" wp14:editId="37A22006">
            <wp:extent cx="1524000" cy="238125"/>
            <wp:effectExtent l="0" t="0" r="0" b="9525"/>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p>
    <w:p w:rsidR="00F82068" w:rsidRDefault="00F82068" w:rsidP="00F82068">
      <w:pPr>
        <w:pStyle w:val="BodyText"/>
      </w:pPr>
      <w:r>
        <w:t>The other subzone air heat capacities are calculated in the same manner.</w:t>
      </w:r>
    </w:p>
    <w:p w:rsidR="00F82068" w:rsidRDefault="00F82068" w:rsidP="00F82068">
      <w:pPr>
        <w:pStyle w:val="Heading4"/>
      </w:pPr>
      <w:r>
        <w:t>Mixed calculation</w:t>
      </w:r>
    </w:p>
    <w:p w:rsidR="00F82068" w:rsidRDefault="00F82068" w:rsidP="00F82068">
      <w:pPr>
        <w:pStyle w:val="BodyText"/>
      </w:pPr>
      <w:r>
        <w:t xml:space="preserve">The above iterative procedure assumed that displacement ventilation was taking place: i.e., conditions were favorable temperature stratification in the zone. Now that this calculation is </w:t>
      </w:r>
      <w:r>
        <w:lastRenderedPageBreak/>
        <w:t>complete and the subzone temperatures and depths calculated, we check to see if this assumption was justified. If not, zone conditions must be recalculated assuming a well-mixed zone.</w:t>
      </w:r>
    </w:p>
    <w:p w:rsidR="00F82068" w:rsidRDefault="00F82068" w:rsidP="00F82068">
      <w:pPr>
        <w:pStyle w:val="BodyText"/>
      </w:pPr>
      <w:r>
        <w:t xml:space="preserve">If </w:t>
      </w:r>
      <w:r>
        <w:rPr>
          <w:noProof/>
          <w:position w:val="-12"/>
          <w:lang w:eastAsia="zh-CN"/>
        </w:rPr>
        <w:drawing>
          <wp:inline distT="0" distB="0" distL="0" distR="0" wp14:anchorId="61B35E25" wp14:editId="392F94B9">
            <wp:extent cx="533400" cy="22860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t xml:space="preserve"> or </w:t>
      </w:r>
      <w:r>
        <w:rPr>
          <w:noProof/>
          <w:position w:val="-12"/>
          <w:lang w:eastAsia="zh-CN"/>
        </w:rPr>
        <w:drawing>
          <wp:inline distT="0" distB="0" distL="0" distR="0" wp14:anchorId="71694A88" wp14:editId="6F5D2EA0">
            <wp:extent cx="685800" cy="2286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t xml:space="preserve"> or </w:t>
      </w:r>
      <w:r>
        <w:rPr>
          <w:noProof/>
          <w:position w:val="-14"/>
          <w:lang w:eastAsia="zh-CN"/>
        </w:rPr>
        <w:drawing>
          <wp:inline distT="0" distB="0" distL="0" distR="0" wp14:anchorId="64D2ADA1" wp14:editId="015BDCEC">
            <wp:extent cx="1714500" cy="238125"/>
            <wp:effectExtent l="0" t="0" r="0" b="9525"/>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714500" cy="238125"/>
                    </a:xfrm>
                    <a:prstGeom prst="rect">
                      <a:avLst/>
                    </a:prstGeom>
                    <a:noFill/>
                    <a:ln>
                      <a:noFill/>
                    </a:ln>
                  </pic:spPr>
                </pic:pic>
              </a:graphicData>
            </a:graphic>
          </wp:inline>
        </w:drawing>
      </w:r>
      <w:r>
        <w:t xml:space="preserve"> then the following mixed calculation will replace the displacement ventilation calculation.</w:t>
      </w:r>
    </w:p>
    <w:p w:rsidR="00F82068" w:rsidRDefault="00F82068" w:rsidP="00F82068">
      <w:pPr>
        <w:pStyle w:val="BlockQuotation"/>
      </w:pPr>
      <w:r>
        <w:rPr>
          <w:b/>
        </w:rPr>
        <w:t xml:space="preserve">Note: </w:t>
      </w:r>
      <w:r>
        <w:t xml:space="preserve"> </w:t>
      </w:r>
      <w:r>
        <w:rPr>
          <w:noProof/>
          <w:position w:val="-14"/>
          <w:lang w:eastAsia="zh-CN"/>
        </w:rPr>
        <w:drawing>
          <wp:inline distT="0" distB="0" distL="0" distR="0" wp14:anchorId="3C36FEA2" wp14:editId="24D36FD6">
            <wp:extent cx="495300" cy="238125"/>
            <wp:effectExtent l="0" t="0" r="0" b="9525"/>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t xml:space="preserve"> is the minimum thickness of occupied subzone. It is set to 0.2 meters. </w:t>
      </w:r>
      <w:r>
        <w:rPr>
          <w:noProof/>
          <w:position w:val="-14"/>
          <w:lang w:eastAsia="zh-CN"/>
        </w:rPr>
        <w:drawing>
          <wp:inline distT="0" distB="0" distL="0" distR="0" wp14:anchorId="5E7621A8" wp14:editId="74F61DB8">
            <wp:extent cx="390525" cy="238125"/>
            <wp:effectExtent l="0" t="0" r="9525" b="9525"/>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is the height of the top of the floor subzone. It is defined to be 0.2 meters; that is, the floor subzone is always 0.2 meters thick and </w:t>
      </w:r>
      <w:r>
        <w:rPr>
          <w:noProof/>
          <w:position w:val="-14"/>
          <w:lang w:eastAsia="zh-CN"/>
        </w:rPr>
        <w:drawing>
          <wp:inline distT="0" distB="0" distL="0" distR="0" wp14:anchorId="20DF0712" wp14:editId="271EEE52">
            <wp:extent cx="190500" cy="238125"/>
            <wp:effectExtent l="0" t="0" r="0" b="9525"/>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t xml:space="preserve"> is the temperature at 0.1 meter above the floor surface.</w:t>
      </w:r>
    </w:p>
    <w:p w:rsidR="00F82068" w:rsidRDefault="00F82068" w:rsidP="00F82068">
      <w:pPr>
        <w:pStyle w:val="BodyText"/>
      </w:pPr>
      <w:r>
        <w:t xml:space="preserve">The mixed calculation iteratively calculates surface convection coefficients and room temperature just like the displacement ventilation calculation described above. In the mixed case however, only one zone temperature </w:t>
      </w:r>
      <w:r>
        <w:rPr>
          <w:i/>
        </w:rPr>
        <w:t>T</w:t>
      </w:r>
      <w:r>
        <w:rPr>
          <w:i/>
          <w:vertAlign w:val="subscript"/>
        </w:rPr>
        <w:t>avg</w:t>
      </w:r>
      <w:r>
        <w:t xml:space="preserve"> is calculated. The 3 subzone temperatures are then set equal to </w:t>
      </w:r>
      <w:r>
        <w:rPr>
          <w:i/>
        </w:rPr>
        <w:t>T</w:t>
      </w:r>
      <w:r>
        <w:rPr>
          <w:i/>
          <w:vertAlign w:val="subscript"/>
        </w:rPr>
        <w:t>avg</w:t>
      </w:r>
      <w:r>
        <w:t>.</w:t>
      </w:r>
    </w:p>
    <w:p w:rsidR="00F82068" w:rsidRDefault="00F82068" w:rsidP="00F82068">
      <w:pPr>
        <w:pStyle w:val="BodyText"/>
      </w:pPr>
      <w:r>
        <w:t xml:space="preserve">First, </w:t>
      </w:r>
      <w:r>
        <w:rPr>
          <w:i/>
        </w:rPr>
        <w:t>Fr</w:t>
      </w:r>
      <w:r>
        <w:rPr>
          <w:i/>
          <w:vertAlign w:val="subscript"/>
        </w:rPr>
        <w:t>hb</w:t>
      </w:r>
      <w:r>
        <w:t xml:space="preserve">  is set equal to zero.</w:t>
      </w:r>
    </w:p>
    <w:p w:rsidR="00F82068" w:rsidRDefault="00F82068" w:rsidP="00F82068">
      <w:pPr>
        <w:pStyle w:val="BodyText"/>
      </w:pPr>
      <w:r>
        <w:t>Then the code iterates over these steps.</w:t>
      </w:r>
    </w:p>
    <w:p w:rsidR="00F82068" w:rsidRDefault="00F82068">
      <w:pPr>
        <w:pStyle w:val="BodyText"/>
        <w:numPr>
          <w:ilvl w:val="0"/>
          <w:numId w:val="6"/>
        </w:numPr>
        <w:ind w:left="1440"/>
        <w:pPrChange w:id="136" w:author="Lixing Gu" w:date="2014-10-09T10:33:00Z">
          <w:pPr>
            <w:pStyle w:val="BodyText"/>
            <w:numPr>
              <w:numId w:val="16"/>
            </w:numPr>
            <w:tabs>
              <w:tab w:val="num" w:pos="360"/>
              <w:tab w:val="num" w:pos="720"/>
            </w:tabs>
            <w:ind w:left="1440" w:hanging="720"/>
          </w:pPr>
        </w:pPrChange>
      </w:pPr>
      <w:r>
        <w:t xml:space="preserve">Calculate </w:t>
      </w:r>
      <w:r>
        <w:rPr>
          <w:i/>
        </w:rPr>
        <w:t>T</w:t>
      </w:r>
      <w:r>
        <w:rPr>
          <w:i/>
          <w:vertAlign w:val="subscript"/>
        </w:rPr>
        <w:t>avg</w:t>
      </w:r>
      <w:r>
        <w:t xml:space="preserve"> using</w:t>
      </w:r>
    </w:p>
    <w:p w:rsidR="00F82068" w:rsidRDefault="00F82068" w:rsidP="00F82068">
      <w:pPr>
        <w:pStyle w:val="Equation"/>
      </w:pPr>
      <w:r>
        <w:rPr>
          <w:noProof/>
          <w:position w:val="-34"/>
          <w:lang w:eastAsia="zh-CN"/>
        </w:rPr>
        <w:drawing>
          <wp:inline distT="0" distB="0" distL="0" distR="0" wp14:anchorId="68A97CC7" wp14:editId="4924D8F3">
            <wp:extent cx="4467225" cy="504825"/>
            <wp:effectExtent l="0" t="0" r="9525" b="9525"/>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467225" cy="5048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25A3C961" wp14:editId="177165AF">
            <wp:extent cx="600075" cy="238125"/>
            <wp:effectExtent l="0" t="0" r="9525" b="9525"/>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4569D13" wp14:editId="39D4CC14">
            <wp:extent cx="571500" cy="238125"/>
            <wp:effectExtent l="0" t="0" r="0" b="9525"/>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33A5DD94" wp14:editId="7D324716">
            <wp:extent cx="561975" cy="238125"/>
            <wp:effectExtent l="0" t="0" r="9525" b="9525"/>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61975" cy="238125"/>
                    </a:xfrm>
                    <a:prstGeom prst="rect">
                      <a:avLst/>
                    </a:prstGeom>
                    <a:noFill/>
                    <a:ln>
                      <a:noFill/>
                    </a:ln>
                  </pic:spPr>
                </pic:pic>
              </a:graphicData>
            </a:graphic>
          </wp:inline>
        </w:drawing>
      </w:r>
    </w:p>
    <w:p w:rsidR="00F82068" w:rsidRDefault="00F82068">
      <w:pPr>
        <w:pStyle w:val="BodyText"/>
        <w:numPr>
          <w:ilvl w:val="0"/>
          <w:numId w:val="6"/>
        </w:numPr>
        <w:ind w:left="1440"/>
        <w:pPrChange w:id="137" w:author="Lixing Gu" w:date="2014-10-09T10:33:00Z">
          <w:pPr>
            <w:pStyle w:val="BodyText"/>
            <w:numPr>
              <w:numId w:val="16"/>
            </w:numPr>
            <w:tabs>
              <w:tab w:val="num" w:pos="360"/>
              <w:tab w:val="num" w:pos="720"/>
            </w:tabs>
            <w:ind w:left="1440" w:hanging="720"/>
          </w:pPr>
        </w:pPrChange>
      </w:pPr>
      <w:r>
        <w:t xml:space="preserve">Call </w:t>
      </w:r>
      <w:r>
        <w:rPr>
          <w:i/>
        </w:rPr>
        <w:t xml:space="preserve">HcUCSDDV </w:t>
      </w:r>
      <w:r>
        <w:t xml:space="preserve">to calculate the </w:t>
      </w:r>
      <w:r>
        <w:rPr>
          <w:i/>
        </w:rPr>
        <w:t>h</w:t>
      </w:r>
      <w:r>
        <w:rPr>
          <w:i/>
          <w:vertAlign w:val="subscript"/>
        </w:rPr>
        <w:t>c</w:t>
      </w:r>
      <w:r>
        <w:t>’s.</w:t>
      </w:r>
    </w:p>
    <w:p w:rsidR="00F82068" w:rsidRDefault="00F82068">
      <w:pPr>
        <w:pStyle w:val="BodyText"/>
        <w:numPr>
          <w:ilvl w:val="0"/>
          <w:numId w:val="6"/>
        </w:numPr>
        <w:ind w:left="1440"/>
        <w:pPrChange w:id="138" w:author="Lixing Gu" w:date="2014-10-09T10:33:00Z">
          <w:pPr>
            <w:pStyle w:val="BodyText"/>
            <w:numPr>
              <w:numId w:val="16"/>
            </w:numPr>
            <w:tabs>
              <w:tab w:val="num" w:pos="360"/>
              <w:tab w:val="num" w:pos="720"/>
            </w:tabs>
            <w:ind w:left="1440" w:hanging="720"/>
          </w:pPr>
        </w:pPrChange>
      </w:pPr>
      <w:r>
        <w:t>Repeat step 1</w:t>
      </w:r>
    </w:p>
    <w:p w:rsidR="00F82068" w:rsidRDefault="00F82068" w:rsidP="00F82068">
      <w:pPr>
        <w:pStyle w:val="Heading4"/>
      </w:pPr>
      <w:r>
        <w:t>Final calculations</w:t>
      </w:r>
    </w:p>
    <w:p w:rsidR="00F82068" w:rsidRDefault="00F82068" w:rsidP="00F82068">
      <w:pPr>
        <w:pStyle w:val="BodyText"/>
      </w:pPr>
      <w:r>
        <w:t xml:space="preserve">The displacement ventilation calculation finishes by calculating some report variables. Using equation </w:t>
      </w:r>
      <w:r>
        <w:fldChar w:fldCharType="begin"/>
      </w:r>
      <w:r>
        <w:instrText xml:space="preserve"> GOTOBUTTON ZEqnNum585949  \* MERGEFORMAT </w:instrText>
      </w:r>
      <w:fldSimple w:instr=" REF ZEqnNum585949 \! \* MERGEFORMAT ">
        <w:r>
          <w:instrText>(363)</w:instrText>
        </w:r>
      </w:fldSimple>
      <w:r>
        <w:fldChar w:fldCharType="end"/>
      </w:r>
      <w:r>
        <w:t>, setting the boundary height to 1.5 meters and solving for the flow, we calculate a minimum flow fraction:</w:t>
      </w:r>
    </w:p>
    <w:p w:rsidR="00F82068" w:rsidRDefault="00F82068" w:rsidP="00F82068">
      <w:pPr>
        <w:pStyle w:val="Equation"/>
      </w:pPr>
      <w:r>
        <w:rPr>
          <w:noProof/>
          <w:position w:val="-14"/>
          <w:lang w:eastAsia="zh-CN"/>
        </w:rPr>
        <w:drawing>
          <wp:inline distT="0" distB="0" distL="0" distR="0" wp14:anchorId="0CDE0C69" wp14:editId="3D8EBD89">
            <wp:extent cx="2257425" cy="257175"/>
            <wp:effectExtent l="0" t="0" r="0" b="9525"/>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257425" cy="25717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2809FCC0" wp14:editId="22320C45">
            <wp:extent cx="1952625" cy="257175"/>
            <wp:effectExtent l="0" t="0" r="9525" b="9525"/>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952625" cy="257175"/>
                    </a:xfrm>
                    <a:prstGeom prst="rect">
                      <a:avLst/>
                    </a:prstGeom>
                    <a:noFill/>
                    <a:ln>
                      <a:noFill/>
                    </a:ln>
                  </pic:spPr>
                </pic:pic>
              </a:graphicData>
            </a:graphic>
          </wp:inline>
        </w:drawing>
      </w:r>
    </w:p>
    <w:p w:rsidR="00F82068" w:rsidRDefault="00F82068" w:rsidP="00F82068">
      <w:pPr>
        <w:pStyle w:val="BodyText"/>
      </w:pPr>
      <w:r>
        <w:t>We define heights:</w:t>
      </w:r>
    </w:p>
    <w:p w:rsidR="00F82068" w:rsidRDefault="00F82068" w:rsidP="00F82068">
      <w:pPr>
        <w:pStyle w:val="Equation"/>
      </w:pPr>
      <w:r>
        <w:rPr>
          <w:noProof/>
          <w:position w:val="-12"/>
          <w:lang w:eastAsia="zh-CN"/>
        </w:rPr>
        <w:drawing>
          <wp:inline distT="0" distB="0" distL="0" distR="0" wp14:anchorId="750D8795" wp14:editId="23175B23">
            <wp:extent cx="1104900" cy="228600"/>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521018DE" wp14:editId="4E96DD9B">
            <wp:extent cx="1590675" cy="238125"/>
            <wp:effectExtent l="0" t="0" r="9525" b="9525"/>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lastRenderedPageBreak/>
        <w:drawing>
          <wp:inline distT="0" distB="0" distL="0" distR="0" wp14:anchorId="0CC05ECD" wp14:editId="4B0189A2">
            <wp:extent cx="1609725" cy="238125"/>
            <wp:effectExtent l="0" t="0" r="9525" b="9525"/>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6097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1509D74F" wp14:editId="3595A1CE">
            <wp:extent cx="1028700" cy="238125"/>
            <wp:effectExtent l="0" t="0" r="0" b="9525"/>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rsidR="00F82068" w:rsidRDefault="00F82068" w:rsidP="00F82068">
      <w:pPr>
        <w:pStyle w:val="BodyText"/>
      </w:pPr>
      <w:r>
        <w:t>Using the user defined comfort height we calculate the comfort  temperature.</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486D26D7" wp14:editId="1E77D921">
            <wp:extent cx="676275" cy="238125"/>
            <wp:effectExtent l="0" t="0" r="9525" b="9525"/>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676275" cy="238125"/>
                    </a:xfrm>
                    <a:prstGeom prst="rect">
                      <a:avLst/>
                    </a:prstGeom>
                    <a:noFill/>
                    <a:ln>
                      <a:noFill/>
                    </a:ln>
                  </pic:spPr>
                </pic:pic>
              </a:graphicData>
            </a:graphic>
          </wp:inline>
        </w:drawing>
      </w:r>
    </w:p>
    <w:p w:rsidR="00F82068" w:rsidRDefault="00F82068" w:rsidP="00F82068">
      <w:pPr>
        <w:pStyle w:val="BodyText"/>
      </w:pPr>
      <w:r>
        <w:t>If displacement ventilation:</w:t>
      </w:r>
    </w:p>
    <w:p w:rsidR="00F82068" w:rsidRDefault="00F82068" w:rsidP="00F82068">
      <w:pPr>
        <w:pStyle w:val="BodyText"/>
        <w:ind w:left="1440"/>
      </w:pPr>
      <w:r>
        <w:t xml:space="preserve">If </w:t>
      </w:r>
      <w:r>
        <w:rPr>
          <w:i/>
        </w:rPr>
        <w:t>H</w:t>
      </w:r>
      <w:r>
        <w:rPr>
          <w:i/>
          <w:vertAlign w:val="subscript"/>
        </w:rPr>
        <w:t>comf</w:t>
      </w:r>
      <w:r>
        <w:t xml:space="preserve"> &lt; </w:t>
      </w:r>
      <w:r>
        <w:rPr>
          <w:i/>
        </w:rPr>
        <w:t>H</w:t>
      </w:r>
      <w:r>
        <w:rPr>
          <w:i/>
          <w:vertAlign w:val="subscript"/>
        </w:rPr>
        <w:t>flavg</w:t>
      </w:r>
    </w:p>
    <w:p w:rsidR="00F82068" w:rsidRDefault="00F82068" w:rsidP="00F82068">
      <w:pPr>
        <w:pStyle w:val="Equation"/>
      </w:pPr>
      <w:r>
        <w:rPr>
          <w:noProof/>
          <w:position w:val="-14"/>
          <w:lang w:eastAsia="zh-CN"/>
        </w:rPr>
        <w:drawing>
          <wp:inline distT="0" distB="0" distL="0" distR="0" wp14:anchorId="76D1845A" wp14:editId="5ECF67D4">
            <wp:extent cx="609600" cy="238125"/>
            <wp:effectExtent l="0" t="0" r="0" b="9525"/>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55CF2906" wp14:editId="0765B26F">
            <wp:extent cx="866775" cy="238125"/>
            <wp:effectExtent l="0" t="0" r="9525" b="9525"/>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86677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637B0B56" wp14:editId="026ED93B">
            <wp:extent cx="876300" cy="238125"/>
            <wp:effectExtent l="0" t="0" r="0" b="9525"/>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19070FE" wp14:editId="4D4BA1D5">
            <wp:extent cx="3857625" cy="238125"/>
            <wp:effectExtent l="0" t="0" r="9525" b="9525"/>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857625"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698C45F6" wp14:editId="4564E98D">
            <wp:extent cx="876300" cy="238125"/>
            <wp:effectExtent l="0" t="0" r="0" b="9525"/>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4B609160" wp14:editId="52B5F0D5">
            <wp:extent cx="885825" cy="238125"/>
            <wp:effectExtent l="0" t="0" r="9525" b="9525"/>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28E4F6DE" wp14:editId="72DF742B">
            <wp:extent cx="3933825" cy="238125"/>
            <wp:effectExtent l="0" t="0" r="9525" b="9525"/>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933825"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01788771" wp14:editId="07F0AA3C">
            <wp:extent cx="885825" cy="238125"/>
            <wp:effectExtent l="0" t="0" r="9525" b="9525"/>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36BF6B68" wp14:editId="68884F2E">
            <wp:extent cx="790575" cy="238125"/>
            <wp:effectExtent l="0" t="0" r="9525" b="9525"/>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50528A80" wp14:editId="099834D5">
            <wp:extent cx="647700" cy="238125"/>
            <wp:effectExtent l="0" t="0" r="0" b="9525"/>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p w:rsidR="00F82068" w:rsidRDefault="00F82068" w:rsidP="00F82068">
      <w:pPr>
        <w:pStyle w:val="BodyText"/>
      </w:pPr>
      <w:r>
        <w:t>Using the user defined thermostat height we calculate the temperature at the thermostat.</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2F2F8B2C" wp14:editId="4DFAEEE0">
            <wp:extent cx="619125" cy="238125"/>
            <wp:effectExtent l="0" t="0" r="9525" b="9525"/>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p w:rsidR="00F82068" w:rsidRDefault="00F82068" w:rsidP="00F82068">
      <w:pPr>
        <w:pStyle w:val="BodyText"/>
      </w:pPr>
      <w:r>
        <w:t>If displacement ventilation:</w:t>
      </w:r>
    </w:p>
    <w:p w:rsidR="00F82068" w:rsidRDefault="00F82068" w:rsidP="00F82068">
      <w:pPr>
        <w:pStyle w:val="BodyText"/>
        <w:ind w:left="1440"/>
      </w:pPr>
      <w:r>
        <w:t xml:space="preserve">If </w:t>
      </w:r>
      <w:r>
        <w:rPr>
          <w:i/>
        </w:rPr>
        <w:t>H</w:t>
      </w:r>
      <w:r>
        <w:rPr>
          <w:i/>
          <w:vertAlign w:val="subscript"/>
        </w:rPr>
        <w:t>stat</w:t>
      </w:r>
      <w:r>
        <w:t xml:space="preserve"> &lt; </w:t>
      </w:r>
      <w:r>
        <w:rPr>
          <w:i/>
        </w:rPr>
        <w:t>H</w:t>
      </w:r>
      <w:r>
        <w:rPr>
          <w:i/>
          <w:vertAlign w:val="subscript"/>
        </w:rPr>
        <w:t>flavg</w:t>
      </w:r>
    </w:p>
    <w:p w:rsidR="00F82068" w:rsidRDefault="00F82068" w:rsidP="00F82068">
      <w:pPr>
        <w:pStyle w:val="Equation"/>
      </w:pPr>
      <w:r>
        <w:rPr>
          <w:noProof/>
          <w:position w:val="-14"/>
          <w:lang w:eastAsia="zh-CN"/>
        </w:rPr>
        <w:drawing>
          <wp:inline distT="0" distB="0" distL="0" distR="0" wp14:anchorId="2EAAE3B0" wp14:editId="6CEDA862">
            <wp:extent cx="561975" cy="238125"/>
            <wp:effectExtent l="0" t="0" r="9525" b="9525"/>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61975"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7461A272" wp14:editId="60A1F084">
            <wp:extent cx="800100" cy="238125"/>
            <wp:effectExtent l="0" t="0" r="0" b="9525"/>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800100"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3F94D098" wp14:editId="4B132C7D">
            <wp:extent cx="809625" cy="238125"/>
            <wp:effectExtent l="0" t="0" r="9525" b="9525"/>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399E8603" wp14:editId="1187E953">
            <wp:extent cx="3695700" cy="238125"/>
            <wp:effectExtent l="0" t="0" r="0" b="9525"/>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3695700"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260ECC87" wp14:editId="20C91370">
            <wp:extent cx="809625" cy="238125"/>
            <wp:effectExtent l="0" t="0" r="9525" b="9525"/>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5CFB7299" wp14:editId="3568394A">
            <wp:extent cx="838200" cy="238125"/>
            <wp:effectExtent l="0" t="0" r="0" b="9525"/>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A6AA053" wp14:editId="67958530">
            <wp:extent cx="3771900" cy="238125"/>
            <wp:effectExtent l="0" t="0" r="0" b="9525"/>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771900" cy="238125"/>
                    </a:xfrm>
                    <a:prstGeom prst="rect">
                      <a:avLst/>
                    </a:prstGeom>
                    <a:noFill/>
                    <a:ln>
                      <a:noFill/>
                    </a:ln>
                  </pic:spPr>
                </pic:pic>
              </a:graphicData>
            </a:graphic>
          </wp:inline>
        </w:drawing>
      </w:r>
    </w:p>
    <w:p w:rsidR="00F82068" w:rsidRDefault="00F82068" w:rsidP="00F82068">
      <w:pPr>
        <w:pStyle w:val="BodyText"/>
        <w:ind w:left="1440"/>
      </w:pPr>
      <w:r>
        <w:lastRenderedPageBreak/>
        <w:t xml:space="preserve">Else if </w:t>
      </w:r>
      <w:r>
        <w:rPr>
          <w:noProof/>
          <w:position w:val="-14"/>
          <w:lang w:eastAsia="zh-CN"/>
        </w:rPr>
        <w:drawing>
          <wp:inline distT="0" distB="0" distL="0" distR="0" wp14:anchorId="6E237826" wp14:editId="61C5315B">
            <wp:extent cx="838200" cy="238125"/>
            <wp:effectExtent l="0" t="0" r="0" b="9525"/>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t xml:space="preserve"> and </w:t>
      </w:r>
      <w:r>
        <w:rPr>
          <w:noProof/>
          <w:position w:val="-12"/>
          <w:lang w:eastAsia="zh-CN"/>
        </w:rPr>
        <w:drawing>
          <wp:inline distT="0" distB="0" distL="0" distR="0" wp14:anchorId="65034B18" wp14:editId="4A64CC28">
            <wp:extent cx="733425" cy="228600"/>
            <wp:effectExtent l="0" t="0" r="9525"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p>
    <w:p w:rsidR="00F82068" w:rsidRDefault="00F82068" w:rsidP="00F82068">
      <w:pPr>
        <w:pStyle w:val="Equation"/>
      </w:pPr>
      <w:r>
        <w:rPr>
          <w:noProof/>
          <w:position w:val="-12"/>
          <w:lang w:eastAsia="zh-CN"/>
        </w:rPr>
        <w:drawing>
          <wp:inline distT="0" distB="0" distL="0" distR="0" wp14:anchorId="17F8FEB7" wp14:editId="46506056">
            <wp:extent cx="600075" cy="228600"/>
            <wp:effectExtent l="0" t="0" r="9525"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p>
    <w:p w:rsidR="00F82068" w:rsidRDefault="00F82068" w:rsidP="00F82068">
      <w:pPr>
        <w:pStyle w:val="BodyText"/>
        <w:jc w:val="left"/>
      </w:pPr>
      <w:r>
        <w:t>The average temperature gradient is:</w:t>
      </w:r>
    </w:p>
    <w:p w:rsidR="00F82068" w:rsidRDefault="00F82068" w:rsidP="00F82068">
      <w:pPr>
        <w:pStyle w:val="BodyText"/>
        <w:ind w:left="1440"/>
        <w:jc w:val="left"/>
      </w:pPr>
      <w:r>
        <w:t xml:space="preserve">If </w:t>
      </w:r>
      <w:r>
        <w:rPr>
          <w:noProof/>
          <w:position w:val="-14"/>
          <w:lang w:eastAsia="zh-CN"/>
        </w:rPr>
        <w:drawing>
          <wp:inline distT="0" distB="0" distL="0" distR="0" wp14:anchorId="148CA361" wp14:editId="7264756F">
            <wp:extent cx="1228725" cy="238125"/>
            <wp:effectExtent l="0" t="0" r="9525" b="9525"/>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12FA222E" wp14:editId="20FE061F">
            <wp:extent cx="2352675" cy="238125"/>
            <wp:effectExtent l="0" t="0" r="9525" b="9525"/>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352675" cy="238125"/>
                    </a:xfrm>
                    <a:prstGeom prst="rect">
                      <a:avLst/>
                    </a:prstGeom>
                    <a:noFill/>
                    <a:ln>
                      <a:noFill/>
                    </a:ln>
                  </pic:spPr>
                </pic:pic>
              </a:graphicData>
            </a:graphic>
          </wp:inline>
        </w:drawing>
      </w:r>
    </w:p>
    <w:p w:rsidR="00F82068" w:rsidRDefault="00F82068" w:rsidP="00F82068">
      <w:pPr>
        <w:pStyle w:val="BodyText"/>
        <w:ind w:left="1440"/>
        <w:jc w:val="left"/>
      </w:pPr>
      <w:r>
        <w:t xml:space="preserve">else </w:t>
      </w:r>
      <w:r>
        <w:rPr>
          <w:noProof/>
          <w:position w:val="-14"/>
          <w:lang w:eastAsia="zh-CN"/>
        </w:rPr>
        <w:drawing>
          <wp:inline distT="0" distB="0" distL="0" distR="0" wp14:anchorId="4C3D8AB5" wp14:editId="6FFF2B7A">
            <wp:extent cx="1171575" cy="238125"/>
            <wp:effectExtent l="0" t="0" r="9525" b="9525"/>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p>
    <w:p w:rsidR="00F82068" w:rsidRDefault="00F82068" w:rsidP="00F82068">
      <w:pPr>
        <w:pStyle w:val="BodyText"/>
        <w:jc w:val="left"/>
      </w:pPr>
      <w:r>
        <w:t>The maximum temperature gradient is:</w:t>
      </w:r>
    </w:p>
    <w:p w:rsidR="00F82068" w:rsidRDefault="00F82068" w:rsidP="00F82068">
      <w:pPr>
        <w:pStyle w:val="BodyText"/>
        <w:ind w:left="1440"/>
        <w:jc w:val="left"/>
      </w:pPr>
      <w:r>
        <w:t xml:space="preserve">If  </w:t>
      </w:r>
      <w:r>
        <w:rPr>
          <w:noProof/>
          <w:position w:val="-14"/>
          <w:lang w:eastAsia="zh-CN"/>
        </w:rPr>
        <w:drawing>
          <wp:inline distT="0" distB="0" distL="0" distR="0" wp14:anchorId="2B33CC7A" wp14:editId="7D38202F">
            <wp:extent cx="1209675" cy="238125"/>
            <wp:effectExtent l="0" t="0" r="9525" b="9525"/>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6D37B04B" wp14:editId="0C732BF4">
            <wp:extent cx="2371725" cy="238125"/>
            <wp:effectExtent l="0" t="0" r="9525" b="9525"/>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371725" cy="238125"/>
                    </a:xfrm>
                    <a:prstGeom prst="rect">
                      <a:avLst/>
                    </a:prstGeom>
                    <a:noFill/>
                    <a:ln>
                      <a:noFill/>
                    </a:ln>
                  </pic:spPr>
                </pic:pic>
              </a:graphicData>
            </a:graphic>
          </wp:inline>
        </w:drawing>
      </w:r>
    </w:p>
    <w:p w:rsidR="00F82068" w:rsidRDefault="00F82068" w:rsidP="00F82068">
      <w:pPr>
        <w:pStyle w:val="BodyText"/>
        <w:ind w:left="1440"/>
        <w:jc w:val="left"/>
      </w:pPr>
      <w:r>
        <w:t xml:space="preserve">else </w:t>
      </w:r>
      <w:r>
        <w:rPr>
          <w:noProof/>
          <w:position w:val="-14"/>
          <w:lang w:eastAsia="zh-CN"/>
        </w:rPr>
        <w:drawing>
          <wp:inline distT="0" distB="0" distL="0" distR="0" wp14:anchorId="3969E91D" wp14:editId="2F20BD3A">
            <wp:extent cx="1247775" cy="238125"/>
            <wp:effectExtent l="0" t="0" r="9525" b="9525"/>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p w:rsidR="00F82068" w:rsidRDefault="00F82068" w:rsidP="00F82068">
      <w:pPr>
        <w:pStyle w:val="BodyText"/>
        <w:ind w:left="1440"/>
        <w:jc w:val="left"/>
      </w:pPr>
      <w:r>
        <w:t xml:space="preserve">If  </w:t>
      </w:r>
      <w:r>
        <w:rPr>
          <w:noProof/>
          <w:position w:val="-14"/>
          <w:lang w:eastAsia="zh-CN"/>
        </w:rPr>
        <w:drawing>
          <wp:inline distT="0" distB="0" distL="0" distR="0" wp14:anchorId="16081CAF" wp14:editId="50412B68">
            <wp:extent cx="1247775" cy="238125"/>
            <wp:effectExtent l="0" t="0" r="9525" b="9525"/>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6F2B19B5" wp14:editId="6386284B">
            <wp:extent cx="2466975" cy="238125"/>
            <wp:effectExtent l="0" t="0" r="9525" b="9525"/>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66975" cy="238125"/>
                    </a:xfrm>
                    <a:prstGeom prst="rect">
                      <a:avLst/>
                    </a:prstGeom>
                    <a:noFill/>
                    <a:ln>
                      <a:noFill/>
                    </a:ln>
                  </pic:spPr>
                </pic:pic>
              </a:graphicData>
            </a:graphic>
          </wp:inline>
        </w:drawing>
      </w:r>
    </w:p>
    <w:p w:rsidR="00F82068" w:rsidRDefault="00F82068" w:rsidP="00F82068">
      <w:pPr>
        <w:pStyle w:val="BodyText"/>
        <w:ind w:left="1440"/>
        <w:jc w:val="left"/>
      </w:pPr>
      <w:r>
        <w:t xml:space="preserve">else </w:t>
      </w:r>
      <w:r>
        <w:rPr>
          <w:noProof/>
          <w:position w:val="-14"/>
          <w:lang w:eastAsia="zh-CN"/>
        </w:rPr>
        <w:drawing>
          <wp:inline distT="0" distB="0" distL="0" distR="0" wp14:anchorId="2CC4A2AF" wp14:editId="0EA1DA76">
            <wp:extent cx="1257300" cy="238125"/>
            <wp:effectExtent l="0" t="0" r="0" b="9525"/>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257300" cy="238125"/>
                    </a:xfrm>
                    <a:prstGeom prst="rect">
                      <a:avLst/>
                    </a:prstGeom>
                    <a:noFill/>
                    <a:ln>
                      <a:noFill/>
                    </a:ln>
                  </pic:spPr>
                </pic:pic>
              </a:graphicData>
            </a:graphic>
          </wp:inline>
        </w:drawing>
      </w:r>
      <w:r>
        <w:br/>
        <w:t>and</w:t>
      </w:r>
    </w:p>
    <w:p w:rsidR="00F82068" w:rsidRDefault="00F82068" w:rsidP="00F82068">
      <w:pPr>
        <w:pStyle w:val="Equation"/>
      </w:pPr>
      <w:r>
        <w:rPr>
          <w:noProof/>
          <w:position w:val="-14"/>
          <w:lang w:eastAsia="zh-CN"/>
        </w:rPr>
        <w:drawing>
          <wp:inline distT="0" distB="0" distL="0" distR="0" wp14:anchorId="72468DE5" wp14:editId="17BE90C4">
            <wp:extent cx="2428875" cy="238125"/>
            <wp:effectExtent l="0" t="0" r="9525" b="9525"/>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428875" cy="238125"/>
                    </a:xfrm>
                    <a:prstGeom prst="rect">
                      <a:avLst/>
                    </a:prstGeom>
                    <a:noFill/>
                    <a:ln>
                      <a:noFill/>
                    </a:ln>
                  </pic:spPr>
                </pic:pic>
              </a:graphicData>
            </a:graphic>
          </wp:inline>
        </w:drawing>
      </w:r>
    </w:p>
    <w:p w:rsidR="00F82068" w:rsidRDefault="00F82068" w:rsidP="00F82068">
      <w:pPr>
        <w:pStyle w:val="BodyText"/>
        <w:jc w:val="left"/>
      </w:pPr>
      <w:r>
        <w:t>For reporting purposes, if the zone is deemed to be mixed, the displacement ventilation report variables are set to flag values.</w:t>
      </w:r>
    </w:p>
    <w:p w:rsidR="00F82068" w:rsidRDefault="00F82068" w:rsidP="00F82068">
      <w:pPr>
        <w:pStyle w:val="BodyText"/>
        <w:jc w:val="left"/>
      </w:pPr>
      <w:r>
        <w:t xml:space="preserve">If </w:t>
      </w:r>
      <w:r>
        <w:rPr>
          <w:noProof/>
          <w:position w:val="-12"/>
          <w:lang w:eastAsia="zh-CN"/>
        </w:rPr>
        <w:drawing>
          <wp:inline distT="0" distB="0" distL="0" distR="0" wp14:anchorId="04C46B60" wp14:editId="7E57EFE1">
            <wp:extent cx="533400" cy="22860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t xml:space="preserve"> or </w:t>
      </w:r>
      <w:r>
        <w:rPr>
          <w:noProof/>
          <w:position w:val="-12"/>
          <w:lang w:eastAsia="zh-CN"/>
        </w:rPr>
        <w:drawing>
          <wp:inline distT="0" distB="0" distL="0" distR="0" wp14:anchorId="0E9A78D0" wp14:editId="57197098">
            <wp:extent cx="685800" cy="22860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t xml:space="preserve"> or </w:t>
      </w:r>
      <w:r>
        <w:rPr>
          <w:noProof/>
          <w:position w:val="-14"/>
          <w:lang w:eastAsia="zh-CN"/>
        </w:rPr>
        <w:drawing>
          <wp:inline distT="0" distB="0" distL="0" distR="0" wp14:anchorId="0601576E" wp14:editId="7C83D320">
            <wp:extent cx="1714500" cy="238125"/>
            <wp:effectExtent l="0" t="0" r="0" b="9525"/>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714500" cy="238125"/>
                    </a:xfrm>
                    <a:prstGeom prst="rect">
                      <a:avLst/>
                    </a:prstGeom>
                    <a:noFill/>
                    <a:ln>
                      <a:noFill/>
                    </a:ln>
                  </pic:spPr>
                </pic:pic>
              </a:graphicData>
            </a:graphic>
          </wp:inline>
        </w:drawing>
      </w:r>
      <w:r>
        <w:t xml:space="preserve"> or </w:t>
      </w:r>
      <w:r>
        <w:rPr>
          <w:noProof/>
          <w:position w:val="-14"/>
          <w:lang w:eastAsia="zh-CN"/>
        </w:rPr>
        <w:drawing>
          <wp:inline distT="0" distB="0" distL="0" distR="0" wp14:anchorId="68476D5B" wp14:editId="173B2A48">
            <wp:extent cx="1181100" cy="238125"/>
            <wp:effectExtent l="0" t="0" r="0" b="9525"/>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53D1C70D" wp14:editId="31CE0EB9">
            <wp:extent cx="1171575" cy="238125"/>
            <wp:effectExtent l="0" t="0" r="9525" b="9525"/>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p>
    <w:p w:rsidR="00F82068" w:rsidRDefault="00F82068" w:rsidP="00F82068">
      <w:pPr>
        <w:pStyle w:val="Equation"/>
      </w:pPr>
      <w:r>
        <w:rPr>
          <w:noProof/>
          <w:position w:val="-12"/>
          <w:lang w:eastAsia="zh-CN"/>
        </w:rPr>
        <w:drawing>
          <wp:inline distT="0" distB="0" distL="0" distR="0" wp14:anchorId="4917903F" wp14:editId="28058DD7">
            <wp:extent cx="1190625" cy="228600"/>
            <wp:effectExtent l="0" t="0" r="9525"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81F397C" wp14:editId="60ED35B8">
            <wp:extent cx="1000125" cy="238125"/>
            <wp:effectExtent l="0" t="0" r="9525" b="9525"/>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p>
    <w:p w:rsidR="00F82068" w:rsidRDefault="00F82068" w:rsidP="00F82068">
      <w:pPr>
        <w:pStyle w:val="Equation"/>
      </w:pPr>
      <w:r>
        <w:rPr>
          <w:noProof/>
          <w:position w:val="-12"/>
          <w:lang w:eastAsia="zh-CN"/>
        </w:rPr>
        <w:drawing>
          <wp:inline distT="0" distB="0" distL="0" distR="0" wp14:anchorId="0732AE70" wp14:editId="3E5AA2F4">
            <wp:extent cx="952500" cy="22860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p>
    <w:p w:rsidR="00F82068" w:rsidRDefault="00F82068" w:rsidP="00F82068">
      <w:pPr>
        <w:pStyle w:val="BodyText"/>
        <w:jc w:val="left"/>
      </w:pPr>
      <w:r>
        <w:t xml:space="preserve">Finally, the zone node temperature is set to </w:t>
      </w:r>
      <w:r>
        <w:rPr>
          <w:i/>
        </w:rPr>
        <w:t>T</w:t>
      </w:r>
      <w:r>
        <w:rPr>
          <w:i/>
          <w:vertAlign w:val="subscript"/>
        </w:rPr>
        <w:t>mx</w:t>
      </w:r>
      <w:r>
        <w:t>.</w:t>
      </w:r>
    </w:p>
    <w:p w:rsidR="00F82068" w:rsidRDefault="00F82068" w:rsidP="00F82068">
      <w:pPr>
        <w:pStyle w:val="Heading4"/>
      </w:pPr>
      <w:r>
        <w:t>References</w:t>
      </w:r>
    </w:p>
    <w:p w:rsidR="00F82068" w:rsidRDefault="00F82068" w:rsidP="00F82068">
      <w:pPr>
        <w:pStyle w:val="BodyText"/>
      </w:pPr>
      <w:r>
        <w:t xml:space="preserve">Carrilho da Graca, G. 2003. Simplified models for heat transfer in rooms. Ph. D. Thesis, </w:t>
      </w:r>
      <w:smartTag w:uri="urn:schemas-microsoft-com:office:smarttags" w:element="PlaceType">
        <w:r>
          <w:t>University</w:t>
        </w:r>
      </w:smartTag>
      <w:r>
        <w:t xml:space="preserve"> of </w:t>
      </w:r>
      <w:smartTag w:uri="urn:schemas-microsoft-com:office:smarttags" w:element="PlaceName">
        <w:r>
          <w:t>California</w:t>
        </w:r>
      </w:smartTag>
      <w:r>
        <w:t xml:space="preserve">, </w:t>
      </w:r>
      <w:smartTag w:uri="urn:schemas-microsoft-com:office:smarttags" w:element="place">
        <w:smartTag w:uri="urn:schemas-microsoft-com:office:smarttags" w:element="City">
          <w:smartTag w:uri="schemas-city2airport-com/woprcity2airport" w:element="City">
            <w:r>
              <w:t>San Diego</w:t>
            </w:r>
          </w:smartTag>
        </w:smartTag>
      </w:smartTag>
      <w:r>
        <w:t>.</w:t>
      </w:r>
    </w:p>
    <w:p w:rsidR="00F82068" w:rsidRDefault="00F82068" w:rsidP="00F82068">
      <w:pPr>
        <w:pStyle w:val="BodyText"/>
      </w:pPr>
      <w:r>
        <w:lastRenderedPageBreak/>
        <w:t xml:space="preserve">Chen, Q., and B. Griffith. 2002. Incorporating Nodal Room Air Models into Building Energy Calculation Procedures. </w:t>
      </w:r>
      <w:r>
        <w:rPr>
          <w:u w:val="single"/>
        </w:rPr>
        <w:t>ASHRAE RP-1222 Final Report</w:t>
      </w:r>
      <w:r>
        <w:t>.</w:t>
      </w:r>
    </w:p>
    <w:p w:rsidR="00F82068" w:rsidRDefault="00F82068" w:rsidP="00F82068">
      <w:pPr>
        <w:pStyle w:val="BodyText"/>
      </w:pPr>
      <w:r>
        <w:t xml:space="preserve">Cooper, P. and P.F. Linden. 1996. Natural ventilation of an enclosure containing two buoyancy sources. </w:t>
      </w:r>
      <w:r>
        <w:rPr>
          <w:u w:val="single"/>
        </w:rPr>
        <w:t>Journal of Fluid Mechanics</w:t>
      </w:r>
      <w:r>
        <w:t>, Vol. 311, pp. 153-176.</w:t>
      </w:r>
    </w:p>
    <w:p w:rsidR="00F82068" w:rsidRDefault="00F82068" w:rsidP="00F82068">
      <w:pPr>
        <w:pStyle w:val="BodyText"/>
      </w:pPr>
      <w:r>
        <w:t xml:space="preserve">Dominique, M. and P. Guitton. 1997.  Validation of displacement ventilation simplified models. </w:t>
      </w:r>
      <w:r>
        <w:rPr>
          <w:u w:val="single"/>
        </w:rPr>
        <w:t>Proc. of Building Simulation</w:t>
      </w:r>
      <w:r>
        <w:t>.</w:t>
      </w:r>
    </w:p>
    <w:p w:rsidR="00F82068" w:rsidRDefault="00F82068" w:rsidP="00F82068">
      <w:pPr>
        <w:pStyle w:val="BodyText"/>
      </w:pPr>
      <w:r>
        <w:t xml:space="preserve">Holford, J.M., G.R. Hunt and P.F. Linden. 2002. Competition between heat sources in a ventilated space. </w:t>
      </w:r>
      <w:r>
        <w:rPr>
          <w:u w:val="single"/>
        </w:rPr>
        <w:t>Proceedings of RoomVent 2002</w:t>
      </w:r>
      <w:r>
        <w:t>, pp. 577-580.</w:t>
      </w:r>
    </w:p>
    <w:p w:rsidR="00F82068" w:rsidRDefault="00F82068" w:rsidP="00F82068">
      <w:pPr>
        <w:pStyle w:val="BodyText"/>
      </w:pPr>
      <w:r>
        <w:t xml:space="preserve">Hunt, G.R., J.M. Holford and P.F. Linden. 2002. Characterization of the flow driven by a finite area heat source in a ventilated enclosure. </w:t>
      </w:r>
      <w:r>
        <w:rPr>
          <w:u w:val="single"/>
        </w:rPr>
        <w:t>Proceedings of RoomVent 2002</w:t>
      </w:r>
      <w:r>
        <w:t>, pp.  581-584.</w:t>
      </w:r>
    </w:p>
    <w:p w:rsidR="00F82068" w:rsidRDefault="00F82068" w:rsidP="00F82068">
      <w:pPr>
        <w:pStyle w:val="BodyText"/>
      </w:pPr>
      <w:r>
        <w:t xml:space="preserve">Hunt, G.R. and P.F. Linden.  2001. Steady-state flows in an enclosure ventilated by buoyancy forces assisted by wind. . </w:t>
      </w:r>
      <w:r>
        <w:rPr>
          <w:u w:val="single"/>
        </w:rPr>
        <w:t>Journal of Fluid Mechanics</w:t>
      </w:r>
      <w:r>
        <w:t>, Vol. 426,  pp. 355-386.</w:t>
      </w:r>
    </w:p>
    <w:p w:rsidR="00F82068" w:rsidRDefault="00F82068" w:rsidP="00F82068">
      <w:pPr>
        <w:pStyle w:val="BodyText"/>
      </w:pPr>
      <w:r>
        <w:t>Kaye, K.N. and P.F. Linden.  2004. Coalescing axisymmetric turbulent plumes</w:t>
      </w:r>
      <w:r>
        <w:rPr>
          <w:i/>
        </w:rPr>
        <w:t xml:space="preserve">. </w:t>
      </w:r>
      <w:r>
        <w:rPr>
          <w:u w:val="single"/>
        </w:rPr>
        <w:t>Journal of Fluid Mechanics,</w:t>
      </w:r>
      <w:r>
        <w:rPr>
          <w:i/>
        </w:rPr>
        <w:t xml:space="preserve"> </w:t>
      </w:r>
      <w:r>
        <w:t xml:space="preserve"> Vol. 502, pp. 41--63.</w:t>
      </w:r>
    </w:p>
    <w:p w:rsidR="00F82068" w:rsidRDefault="00F82068" w:rsidP="00F82068">
      <w:pPr>
        <w:pStyle w:val="BodyText"/>
      </w:pPr>
      <w:smartTag w:uri="urn:schemas-microsoft-com:office:smarttags" w:element="place">
        <w:smartTag w:uri="urn:schemas-microsoft-com:office:smarttags" w:element="City">
          <w:r>
            <w:t>Linden</w:t>
          </w:r>
        </w:smartTag>
      </w:smartTag>
      <w:r>
        <w:t xml:space="preserve">, P.F., G.F. Lane-Serff and D.A. Smeed. 1990. Emptying filling boxes: the fluid mechanics of natural ventilation. </w:t>
      </w:r>
      <w:r>
        <w:rPr>
          <w:u w:val="single"/>
        </w:rPr>
        <w:t>Journal of Fluid Mechanics</w:t>
      </w:r>
      <w:r>
        <w:t>, Vol. 212, pp. 309-335.</w:t>
      </w:r>
    </w:p>
    <w:p w:rsidR="00F82068" w:rsidRDefault="00F82068" w:rsidP="00F82068">
      <w:pPr>
        <w:pStyle w:val="BodyText"/>
      </w:pPr>
      <w:smartTag w:uri="urn:schemas-microsoft-com:office:smarttags" w:element="place">
        <w:smartTag w:uri="urn:schemas-microsoft-com:office:smarttags" w:element="City">
          <w:r>
            <w:t>Linden</w:t>
          </w:r>
        </w:smartTag>
      </w:smartTag>
      <w:r>
        <w:t xml:space="preserve">, P.F. and P. Cooper. 1996. Multiple sources of buoyancy in a naturally ventilated enclosure. </w:t>
      </w:r>
      <w:r>
        <w:rPr>
          <w:u w:val="single"/>
        </w:rPr>
        <w:t>Journal of Fluid Mechanics</w:t>
      </w:r>
      <w:r>
        <w:t>, Vol. 311, pp. 177-192.</w:t>
      </w:r>
    </w:p>
    <w:p w:rsidR="00F82068" w:rsidRDefault="00F82068" w:rsidP="00F82068">
      <w:pPr>
        <w:pStyle w:val="BodyText"/>
      </w:pPr>
      <w:r>
        <w:t xml:space="preserve">Morton, B.R., G.I. Taylor andJ.S. Turner. 1956. Turbulent gravitational convection from maintained and instantaneous sources. </w:t>
      </w:r>
      <w:r>
        <w:rPr>
          <w:u w:val="single"/>
        </w:rPr>
        <w:t xml:space="preserve">Proceedings of the Royal Society of </w:t>
      </w:r>
      <w:smartTag w:uri="urn:schemas-microsoft-com:office:smarttags" w:element="place">
        <w:smartTag w:uri="urn:schemas-microsoft-com:office:smarttags" w:element="City">
          <w:smartTag w:uri="schemas-city2airport-com/woprcity2airport" w:element="City">
            <w:r>
              <w:rPr>
                <w:u w:val="single"/>
              </w:rPr>
              <w:t>London</w:t>
            </w:r>
          </w:smartTag>
        </w:smartTag>
      </w:smartTag>
      <w:r>
        <w:t>, Vol A234, pp. 1-23.</w:t>
      </w:r>
    </w:p>
    <w:p w:rsidR="00F82068" w:rsidRDefault="00F82068" w:rsidP="00F82068">
      <w:pPr>
        <w:pStyle w:val="BodyText"/>
      </w:pPr>
      <w:r>
        <w:t xml:space="preserve">Mundt, E. 1996. The Performance of Displacement Ventilation Systems – Experimental and Theoretical Studies, Ph. D. Thesis, Bulletin N38, Building Services Engineering KTH, </w:t>
      </w:r>
      <w:smartTag w:uri="urn:schemas-microsoft-com:office:smarttags" w:element="place">
        <w:smartTag w:uri="urn:schemas-microsoft-com:office:smarttags" w:element="City">
          <w:smartTag w:uri="schemas-city2airport-com/woprcity2airport" w:element="City">
            <w:r>
              <w:t>Stockholm</w:t>
            </w:r>
          </w:smartTag>
        </w:smartTag>
      </w:smartTag>
      <w:r>
        <w:t>.</w:t>
      </w:r>
    </w:p>
    <w:p w:rsidR="00F82068" w:rsidRDefault="00F82068" w:rsidP="00F82068">
      <w:pPr>
        <w:pStyle w:val="BodyText"/>
      </w:pPr>
      <w:r>
        <w:t xml:space="preserve">Rees, S.J., and P. Haves. 2001. A nodal model for displacement ventilation and chilled ceiling systems in office spaces. </w:t>
      </w:r>
      <w:r>
        <w:rPr>
          <w:u w:val="single"/>
        </w:rPr>
        <w:t>Building and Environment</w:t>
      </w:r>
      <w:r>
        <w:t>, Vol. 26, pp. 753-762.</w:t>
      </w:r>
    </w:p>
    <w:p w:rsidR="00F82068" w:rsidRDefault="00F82068" w:rsidP="00F82068">
      <w:pPr>
        <w:pStyle w:val="Heading3"/>
      </w:pPr>
      <w:bookmarkStart w:id="139" w:name="_Toc399401250"/>
      <w:r>
        <w:t>Under-Floor Air Distribution Interior Zone Model</w:t>
      </w:r>
      <w:bookmarkEnd w:id="139"/>
    </w:p>
    <w:p w:rsidR="00F82068" w:rsidRDefault="00F82068" w:rsidP="00F82068">
      <w:pPr>
        <w:pStyle w:val="Heading4"/>
      </w:pPr>
      <w:r>
        <w:t>Overview</w:t>
      </w:r>
    </w:p>
    <w:p w:rsidR="00F82068" w:rsidRDefault="00F82068" w:rsidP="00F82068">
      <w:pPr>
        <w:pStyle w:val="BodyText"/>
      </w:pPr>
      <w:r>
        <w:t xml:space="preserve">The input object </w:t>
      </w:r>
      <w:r w:rsidRPr="001A6BD8">
        <w:t xml:space="preserve">RoomAirSettings:UnderFloorAirDistributionInterior </w:t>
      </w:r>
      <w:r>
        <w:t>provides a simple model for heat transfer and nonuniform vertical temperature profile for interior zones of a UFAD system. These zones are expected to be dominated by internal loads, a portion of which (such as occupants and workstations) will act to generate plumes. The plumes act to potentially create room air stratification, depending on the type &amp; number of diffusers, the amount and type of load, and the system flowrate. In order to better model this situation the fully-mixed room air approximation that is currently used in most whole building analysis tools is extended to a two node approach, with the purpose of obtaining a first order precision model for vertical temperature profiles for the interior zones of UFAD systems. The use of 2 nodes allows for greatly improved prediction of thermal comfort and overall building energy performance for the increasingly popular UFAD systems.</w:t>
      </w:r>
    </w:p>
    <w:p w:rsidR="00F82068" w:rsidRDefault="00F82068" w:rsidP="00F82068">
      <w:pPr>
        <w:pStyle w:val="BodyText"/>
        <w:rPr>
          <w:color w:val="000000"/>
        </w:rPr>
      </w:pPr>
      <w:r>
        <w:rPr>
          <w:color w:val="000000"/>
        </w:rPr>
        <w:t xml:space="preserve">The </w:t>
      </w:r>
      <w:r>
        <w:t>UCSD UFAD Interior Zone Model</w:t>
      </w:r>
      <w:r>
        <w:rPr>
          <w:color w:val="000000"/>
        </w:rPr>
        <w:t xml:space="preserve"> is one of the non-uniform zone models provided through the Room Air Manager in EnergyPlus. The intent is to provide a selection of useful non-uniform zone air models to enable the evaluation of air-conditioning techniques that use stratified or partially stratified room air. Such techniques include displacement ventilation (DV) and underfloor air distribution (UFAD) systems. The methodology can also include natural displacement ventilation and also wind-driven cross-ventilation (CV).</w:t>
      </w:r>
    </w:p>
    <w:p w:rsidR="00F82068" w:rsidRDefault="00F82068" w:rsidP="00F82068">
      <w:pPr>
        <w:pStyle w:val="Heading4"/>
      </w:pPr>
      <w:r>
        <w:t>Underfloor air distribution systems</w:t>
      </w:r>
    </w:p>
    <w:p w:rsidR="00F82068" w:rsidRDefault="00F82068" w:rsidP="00F82068">
      <w:pPr>
        <w:pStyle w:val="BodyText"/>
      </w:pPr>
      <w:r>
        <w:t xml:space="preserve">UFAD systems represent, in terms of room air stratification, an intermediate condition between a well-mixed zone and displacement ventilation. Air is supplied through an underfloor plenum at low pressure through diffusers in the raised floor. The diffusers can be of various types: e.g., swirl, variable-area, displacement, and produce more or less mixing in the zone. UFAD systems </w:t>
      </w:r>
      <w:r>
        <w:lastRenderedPageBreak/>
        <w:t>are promoted as saving energy due to: higher supply air temperature; low static pressure; cooler conditions in the occupied subzone than in the upper subzone; and sweeping of some portion of the convective load (from ceiling lights, for instance) into the return air without interaction with the occupied region of the zone.</w:t>
      </w:r>
    </w:p>
    <w:p w:rsidR="00F82068" w:rsidRDefault="00F82068" w:rsidP="00F82068">
      <w:pPr>
        <w:pStyle w:val="BodyText"/>
      </w:pPr>
      <w:r>
        <w:t xml:space="preserve">Modeling a UFAD system is quite complex and involves considerably more than just a non-uniform zone model. The zones’ coupling to the supply and return plenums must be modeled accurately (particularly radiative transfer from a warm ceiling to a cool floor and on into the supply plenum by conduction). The supply plenum must be accurately modeled, giving a good estimate of the supply air temperature and conduction heat transfer between supply &amp; return plenums through the slab. The HVAC system must be modeled including return air bypass and various types of fan powered terminal units. </w:t>
      </w:r>
    </w:p>
    <w:p w:rsidR="00F82068" w:rsidRDefault="00F82068" w:rsidP="00F82068">
      <w:pPr>
        <w:pStyle w:val="BodyText"/>
      </w:pPr>
      <w:r>
        <w:t>The UCSD UFAD interior zone model is similar to the UCSD DV model. The most obvious difference is that the UFAD model has no separate near-floor subzone. Like the UCSD DV model it is a plume equation based multi-layer model (2 layers in this case). The zone is modeled as being divided into 2 well separated subzones which we denote as “occupied” and “upper”. Each subzone is treated as having a single temperature. The boundary between the 2 subzones moves up &amp; down each time step as a function of zone loads and supply air flow rate. Thus at each HVAC time step, the height of the boundary above the floor must be calculated, portions of surfaces assigned to each subzone, and a separate convective heat balance performed on each subzone.</w:t>
      </w:r>
    </w:p>
    <w:p w:rsidR="00F82068" w:rsidRDefault="00F82068" w:rsidP="00F82068">
      <w:pPr>
        <w:pStyle w:val="Heading4"/>
      </w:pPr>
      <w:r>
        <w:t>Model Description</w:t>
      </w:r>
    </w:p>
    <w:p w:rsidR="00F82068" w:rsidRDefault="00F82068" w:rsidP="00F82068">
      <w:pPr>
        <w:pStyle w:val="BodyText"/>
      </w:pPr>
      <w:r>
        <w:t>The UFAD interior zone model is based upon non-dimensional analysis of the system and using the non-dimensional description to make a com</w:t>
      </w:r>
      <w:smartTag w:uri="schemas-city2airport-com/woprcity2airport" w:element="City">
        <w:r>
          <w:t>paris</w:t>
        </w:r>
      </w:smartTag>
      <w:r>
        <w:t>on between full-scale UCB test chamber data &amp; small-scale UCSD salt tank measurements.</w:t>
      </w:r>
    </w:p>
    <w:p w:rsidR="00F82068" w:rsidRDefault="00F82068" w:rsidP="00F82068">
      <w:pPr>
        <w:pStyle w:val="BodyText"/>
      </w:pPr>
      <w:r>
        <w:t>In order to do the non-dimensional com</w:t>
      </w:r>
      <w:smartTag w:uri="schemas-city2airport-com/woprcity2airport" w:element="City">
        <w:r>
          <w:t>paris</w:t>
        </w:r>
      </w:smartTag>
      <w:r>
        <w:t xml:space="preserve">ons, we need to define two dimensionless parameters. One is </w:t>
      </w:r>
      <w:r>
        <w:rPr>
          <w:noProof/>
          <w:position w:val="-4"/>
          <w:lang w:eastAsia="zh-CN"/>
        </w:rPr>
        <w:drawing>
          <wp:inline distT="0" distB="0" distL="0" distR="0" wp14:anchorId="362A412F" wp14:editId="0E137A0D">
            <wp:extent cx="142875" cy="152400"/>
            <wp:effectExtent l="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and the other is </w:t>
      </w:r>
      <w:r>
        <w:rPr>
          <w:noProof/>
          <w:position w:val="-10"/>
          <w:lang w:eastAsia="zh-CN"/>
        </w:rPr>
        <w:drawing>
          <wp:inline distT="0" distB="0" distL="0" distR="0" wp14:anchorId="1C3DED43" wp14:editId="0EC3E116">
            <wp:extent cx="123825" cy="200025"/>
            <wp:effectExtent l="0" t="0" r="9525" b="9525"/>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t xml:space="preserve">. Lin &amp; Linden (Lin &amp; Linden, 2005) showed that in a UFAD system, the buoyancy flux of the heat source </w:t>
      </w:r>
      <w:r>
        <w:rPr>
          <w:noProof/>
          <w:position w:val="-10"/>
          <w:lang w:eastAsia="zh-CN"/>
        </w:rPr>
        <w:drawing>
          <wp:inline distT="0" distB="0" distL="0" distR="0" wp14:anchorId="0B9EAFE2" wp14:editId="61CE2EFE">
            <wp:extent cx="257175" cy="200025"/>
            <wp:effectExtent l="0" t="0" r="9525" b="9525"/>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t xml:space="preserve">and the momentum flux of the cooling jets </w:t>
      </w:r>
      <w:r>
        <w:rPr>
          <w:noProof/>
          <w:position w:val="-10"/>
          <w:lang w:eastAsia="zh-CN"/>
        </w:rPr>
        <w:drawing>
          <wp:inline distT="0" distB="0" distL="0" distR="0" wp14:anchorId="3DEDA176" wp14:editId="605807E1">
            <wp:extent cx="304800" cy="200025"/>
            <wp:effectExtent l="0" t="0" r="0" b="9525"/>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t xml:space="preserve">are the controlling parameters on the stratification. Since </w:t>
      </w:r>
      <w:r>
        <w:rPr>
          <w:noProof/>
          <w:position w:val="-10"/>
          <w:lang w:eastAsia="zh-CN"/>
        </w:rPr>
        <w:drawing>
          <wp:inline distT="0" distB="0" distL="0" distR="0" wp14:anchorId="2C331EAD" wp14:editId="402CA7D1">
            <wp:extent cx="714375" cy="228600"/>
            <wp:effectExtent l="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714375" cy="228600"/>
                    </a:xfrm>
                    <a:prstGeom prst="rect">
                      <a:avLst/>
                    </a:prstGeom>
                    <a:noFill/>
                    <a:ln>
                      <a:noFill/>
                    </a:ln>
                  </pic:spPr>
                </pic:pic>
              </a:graphicData>
            </a:graphic>
          </wp:inline>
        </w:drawing>
      </w:r>
      <w:r>
        <w:t>and</w:t>
      </w:r>
      <w:r>
        <w:rPr>
          <w:noProof/>
          <w:position w:val="-10"/>
          <w:lang w:eastAsia="zh-CN"/>
        </w:rPr>
        <w:drawing>
          <wp:inline distT="0" distB="0" distL="0" distR="0" wp14:anchorId="0C2ED605" wp14:editId="7BD5302A">
            <wp:extent cx="762000" cy="22860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t xml:space="preserve">, we can have a length scale as </w:t>
      </w:r>
      <w:r>
        <w:rPr>
          <w:noProof/>
          <w:position w:val="-6"/>
          <w:lang w:eastAsia="zh-CN"/>
        </w:rPr>
        <w:drawing>
          <wp:inline distT="0" distB="0" distL="0" distR="0" wp14:anchorId="3CA5BDDC" wp14:editId="3D716B7A">
            <wp:extent cx="676275" cy="200025"/>
            <wp:effectExtent l="0" t="0" r="9525" b="9525"/>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t>.</w:t>
      </w:r>
    </w:p>
    <w:p w:rsidR="00F82068" w:rsidRDefault="00F82068" w:rsidP="00F82068">
      <w:pPr>
        <w:pStyle w:val="BodyText"/>
        <w:rPr>
          <w:i/>
          <w:u w:val="single"/>
        </w:rPr>
      </w:pPr>
      <w:r>
        <w:rPr>
          <w:i/>
          <w:u w:val="single"/>
        </w:rPr>
        <w:t xml:space="preserve">Definition of </w:t>
      </w:r>
      <w:r>
        <w:rPr>
          <w:rFonts w:ascii="Symbol" w:hAnsi="Symbol"/>
          <w:i/>
          <w:u w:val="single"/>
        </w:rPr>
        <w:t></w:t>
      </w:r>
      <w:r>
        <w:rPr>
          <w:rFonts w:ascii="Symbol" w:hAnsi="Symbol"/>
          <w:i/>
          <w:u w:val="single"/>
        </w:rPr>
        <w:t></w:t>
      </w:r>
      <w:r>
        <w:rPr>
          <w:i/>
          <w:u w:val="single"/>
        </w:rPr>
        <w:t>for the single-plume single-diffuser basic model</w:t>
      </w:r>
    </w:p>
    <w:p w:rsidR="00F82068" w:rsidRDefault="00F82068" w:rsidP="00F82068">
      <w:pPr>
        <w:pStyle w:val="BodyText"/>
      </w:pPr>
      <w:r>
        <w:t xml:space="preserve">We observed, in our small-scale experiments, that the total room height does not affect the interface position, or the height of the occupied zone. In other words, </w:t>
      </w:r>
      <w:r>
        <w:rPr>
          <w:i/>
        </w:rPr>
        <w:t>H</w:t>
      </w:r>
      <w:r>
        <w:t xml:space="preserve"> might not be the critical length scale for the stratification. Therefore, we started to use </w:t>
      </w:r>
      <w:r w:rsidRPr="00694965">
        <w:rPr>
          <w:position w:val="-6"/>
        </w:rPr>
        <w:object w:dxaOrig="420" w:dyaOrig="340">
          <v:shape id="_x0000_i1073" type="#_x0000_t75" style="width:21pt;height:17.5pt" o:ole="">
            <v:imagedata r:id="rId225" o:title=""/>
          </v:shape>
          <o:OLEObject Type="Embed" ProgID="Equation.DSMT4" ShapeID="_x0000_i1073" DrawAspect="Content" ObjectID="_1476180402" r:id="rId226"/>
        </w:object>
      </w:r>
      <w:r>
        <w:t xml:space="preserve"> as the reference length. Then </w:t>
      </w:r>
      <w:r w:rsidRPr="00694965">
        <w:rPr>
          <w:position w:val="-4"/>
        </w:rPr>
        <w:object w:dxaOrig="220" w:dyaOrig="240">
          <v:shape id="_x0000_i1074" type="#_x0000_t75" style="width:11.5pt;height:12pt" o:ole="">
            <v:imagedata r:id="rId227" o:title=""/>
          </v:shape>
          <o:OLEObject Type="Embed" ProgID="Equation.DSMT4" ShapeID="_x0000_i1074" DrawAspect="Content" ObjectID="_1476180403" r:id="rId228"/>
        </w:object>
      </w:r>
      <w:r>
        <w:t>is defined as</w:t>
      </w:r>
    </w:p>
    <w:p w:rsidR="00F82068" w:rsidRDefault="00F82068" w:rsidP="00F82068">
      <w:pPr>
        <w:pStyle w:val="Equation"/>
      </w:pPr>
      <w:r>
        <w:rPr>
          <w:noProof/>
          <w:position w:val="-24"/>
          <w:lang w:eastAsia="zh-CN"/>
        </w:rPr>
        <w:drawing>
          <wp:inline distT="0" distB="0" distL="0" distR="0" wp14:anchorId="4334F6E5" wp14:editId="61F08548">
            <wp:extent cx="2257425" cy="41910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257425" cy="419100"/>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0" w:name="ZEqnNum710809"/>
      <w:r>
        <w:instrText>(</w:instrText>
      </w:r>
      <w:fldSimple w:instr=" SEQ MTEqn \c \* Arabic \* MERGEFORMAT ">
        <w:r>
          <w:rPr>
            <w:noProof/>
          </w:rPr>
          <w:instrText>364</w:instrText>
        </w:r>
      </w:fldSimple>
      <w:r>
        <w:instrText>)</w:instrText>
      </w:r>
      <w:bookmarkEnd w:id="140"/>
      <w:r>
        <w:fldChar w:fldCharType="end"/>
      </w:r>
    </w:p>
    <w:p w:rsidR="00F82068" w:rsidRDefault="00F82068" w:rsidP="00F82068">
      <w:pPr>
        <w:pStyle w:val="BodyText"/>
        <w:rPr>
          <w:i/>
          <w:u w:val="single"/>
        </w:rPr>
      </w:pPr>
      <w:r>
        <w:rPr>
          <w:i/>
          <w:u w:val="single"/>
        </w:rPr>
        <w:t>Definition for multi-diffuser and multi-source cases</w:t>
      </w:r>
    </w:p>
    <w:p w:rsidR="00F82068" w:rsidRDefault="00F82068" w:rsidP="00F82068">
      <w:pPr>
        <w:pStyle w:val="BodyText"/>
      </w:pPr>
      <w:r>
        <w:t xml:space="preserve">We only considered single-diffuser, single-source cases in above analysis. Suppose there are </w:t>
      </w:r>
      <w:r>
        <w:rPr>
          <w:i/>
        </w:rPr>
        <w:t>n</w:t>
      </w:r>
      <w:r>
        <w:t xml:space="preserve"> equal diffusers and </w:t>
      </w:r>
      <w:r>
        <w:rPr>
          <w:i/>
        </w:rPr>
        <w:t>m</w:t>
      </w:r>
      <w:r>
        <w:t xml:space="preserve"> equal heat sources in a UFAD room. We shall divide the number of diffusers up into a number of separate heat sources so that each subsection with </w:t>
      </w:r>
      <w:r>
        <w:rPr>
          <w:i/>
        </w:rPr>
        <w:t>n’=n/m</w:t>
      </w:r>
      <w:r>
        <w:t xml:space="preserve"> diffusers per heat source will have the same stratification as other subsections. Further, the air flow and the heat load into the subsection </w:t>
      </w:r>
      <w:r>
        <w:rPr>
          <w:i/>
        </w:rPr>
        <w:t>Q’</w:t>
      </w:r>
      <w:r>
        <w:t xml:space="preserve"> and </w:t>
      </w:r>
      <w:r>
        <w:rPr>
          <w:i/>
        </w:rPr>
        <w:t>B’</w:t>
      </w:r>
      <w:r>
        <w:t xml:space="preserve"> will be</w:t>
      </w:r>
      <w:r w:rsidRPr="00694965">
        <w:rPr>
          <w:position w:val="-10"/>
        </w:rPr>
        <w:object w:dxaOrig="1060" w:dyaOrig="320">
          <v:shape id="_x0000_i1075" type="#_x0000_t75" style="width:53.5pt;height:15.5pt" o:ole="">
            <v:imagedata r:id="rId230" o:title=""/>
          </v:shape>
          <o:OLEObject Type="Embed" ProgID="Equation.DSMT4" ShapeID="_x0000_i1075" DrawAspect="Content" ObjectID="_1476180404" r:id="rId231"/>
        </w:object>
      </w:r>
      <w:r w:rsidRPr="00694965">
        <w:rPr>
          <w:position w:val="-6"/>
        </w:rPr>
        <w:object w:dxaOrig="1040" w:dyaOrig="279">
          <v:shape id="_x0000_i1076" type="#_x0000_t75" style="width:51.5pt;height:14.5pt" o:ole="">
            <v:imagedata r:id="rId232" o:title=""/>
          </v:shape>
          <o:OLEObject Type="Embed" ProgID="Equation.DSMT4" ShapeID="_x0000_i1076" DrawAspect="Content" ObjectID="_1476180405" r:id="rId233"/>
        </w:object>
      </w:r>
      <w:r>
        <w:t xml:space="preserve">respectively, where </w:t>
      </w:r>
      <w:r>
        <w:rPr>
          <w:i/>
        </w:rPr>
        <w:t>Q’</w:t>
      </w:r>
      <w:r>
        <w:t xml:space="preserve"> and </w:t>
      </w:r>
      <w:r>
        <w:rPr>
          <w:i/>
        </w:rPr>
        <w:t>B’</w:t>
      </w:r>
      <w:r>
        <w:t xml:space="preserve"> are the total air flow and the total heat load for the entire UFAD space. Then the momentum flux each diffuser per heat source carries is</w:t>
      </w:r>
      <w:r w:rsidRPr="00694965">
        <w:rPr>
          <w:position w:val="-24"/>
        </w:rPr>
        <w:object w:dxaOrig="1719" w:dyaOrig="620">
          <v:shape id="_x0000_i1077" type="#_x0000_t75" style="width:86pt;height:31pt" o:ole="">
            <v:imagedata r:id="rId234" o:title=""/>
          </v:shape>
          <o:OLEObject Type="Embed" ProgID="Equation.DSMT4" ShapeID="_x0000_i1077" DrawAspect="Content" ObjectID="_1476180406" r:id="rId235"/>
        </w:object>
      </w:r>
      <w:r>
        <w:t xml:space="preserve">. </w:t>
      </w:r>
      <w:r>
        <w:fldChar w:fldCharType="begin"/>
      </w:r>
      <w:r>
        <w:instrText xml:space="preserve"> GOTOBUTTON ZEqnNum710809  \* MERGEFORMAT </w:instrText>
      </w:r>
      <w:fldSimple w:instr=" REF ZEqnNum710809 \! \* MERGEFORMAT ">
        <w:r>
          <w:instrText>(364)</w:instrText>
        </w:r>
      </w:fldSimple>
      <w:r>
        <w:fldChar w:fldCharType="end"/>
      </w:r>
      <w:r>
        <w:t xml:space="preserve"> will be modified as </w:t>
      </w:r>
    </w:p>
    <w:p w:rsidR="00F82068" w:rsidRDefault="00F82068" w:rsidP="00F82068">
      <w:pPr>
        <w:pStyle w:val="Equation"/>
      </w:pPr>
      <w:r>
        <w:rPr>
          <w:noProof/>
          <w:position w:val="-28"/>
          <w:lang w:eastAsia="zh-CN"/>
        </w:rPr>
        <w:lastRenderedPageBreak/>
        <w:drawing>
          <wp:inline distT="0" distB="0" distL="0" distR="0" wp14:anchorId="6336100B" wp14:editId="2C125DA0">
            <wp:extent cx="2971800" cy="447675"/>
            <wp:effectExtent l="0" t="0" r="0" b="9525"/>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971800" cy="44767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1" w:name="ZEqnNum194534"/>
      <w:r>
        <w:instrText>(</w:instrText>
      </w:r>
      <w:fldSimple w:instr=" SEQ MTEqn \c \* Arabic \* MERGEFORMAT ">
        <w:r>
          <w:rPr>
            <w:noProof/>
          </w:rPr>
          <w:instrText>365</w:instrText>
        </w:r>
      </w:fldSimple>
      <w:r>
        <w:instrText>)</w:instrText>
      </w:r>
      <w:bookmarkEnd w:id="141"/>
      <w:r>
        <w:fldChar w:fldCharType="end"/>
      </w:r>
    </w:p>
    <w:p w:rsidR="00F82068" w:rsidRDefault="00F82068" w:rsidP="00F82068">
      <w:pPr>
        <w:pStyle w:val="BodyText"/>
        <w:rPr>
          <w:i/>
          <w:u w:val="single"/>
        </w:rPr>
      </w:pPr>
      <w:r>
        <w:rPr>
          <w:i/>
          <w:u w:val="single"/>
        </w:rPr>
        <w:t>Full-scale cases</w:t>
      </w:r>
    </w:p>
    <w:p w:rsidR="00F82068" w:rsidRDefault="00F82068" w:rsidP="00F82068">
      <w:pPr>
        <w:pStyle w:val="BodyText"/>
      </w:pPr>
      <w:r>
        <w:t xml:space="preserve">Because </w:t>
      </w:r>
      <w:r>
        <w:rPr>
          <w:i/>
        </w:rPr>
        <w:t>B</w:t>
      </w:r>
      <w:r>
        <w:t xml:space="preserve"> is the buoyancy flux of the heat sources and </w:t>
      </w:r>
      <w:r>
        <w:rPr>
          <w:i/>
        </w:rPr>
        <w:t>M</w:t>
      </w:r>
      <w:r>
        <w:t xml:space="preserve"> is the momentum flux of the cooling jets, in a real full-scale room, we shall consider the total room net heat load (plume heat input, minus the room losses) and the total net flow rate coming from the diffusers (input room air flow, minus the room leakage). Further, if the diffuser is swirl type, the vertical momentum flux should be used. </w:t>
      </w:r>
    </w:p>
    <w:p w:rsidR="00F82068" w:rsidRDefault="00F82068" w:rsidP="00F82068">
      <w:pPr>
        <w:pStyle w:val="Equation"/>
      </w:pPr>
      <w:r>
        <w:rPr>
          <w:noProof/>
          <w:position w:val="-28"/>
          <w:lang w:eastAsia="zh-CN"/>
        </w:rPr>
        <w:drawing>
          <wp:inline distT="0" distB="0" distL="0" distR="0" wp14:anchorId="579E7E9E" wp14:editId="766C55C7">
            <wp:extent cx="1714500" cy="447675"/>
            <wp:effectExtent l="0" t="0" r="0" b="9525"/>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714500" cy="44767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2" w:name="ZEqnNum644624"/>
      <w:r>
        <w:instrText>(</w:instrText>
      </w:r>
      <w:fldSimple w:instr=" SEQ MTEqn \c \* Arabic \* MERGEFORMAT ">
        <w:r>
          <w:rPr>
            <w:noProof/>
          </w:rPr>
          <w:instrText>366</w:instrText>
        </w:r>
      </w:fldSimple>
      <w:r>
        <w:instrText>)</w:instrText>
      </w:r>
      <w:bookmarkEnd w:id="142"/>
      <w:r>
        <w:fldChar w:fldCharType="end"/>
      </w:r>
    </w:p>
    <w:p w:rsidR="00F82068" w:rsidRDefault="00F82068" w:rsidP="00F82068">
      <w:pPr>
        <w:pStyle w:val="BodyText"/>
      </w:pPr>
      <w:r>
        <w:t xml:space="preserve">where, </w:t>
      </w:r>
      <w:r>
        <w:rPr>
          <w:i/>
        </w:rPr>
        <w:t>Q</w:t>
      </w:r>
      <w:r>
        <w:t xml:space="preserve"> is the net flow rate coming out from all diffusers (m</w:t>
      </w:r>
      <w:r>
        <w:rPr>
          <w:vertAlign w:val="superscript"/>
        </w:rPr>
        <w:t>3</w:t>
      </w:r>
      <w:r>
        <w:t xml:space="preserve">/s); </w:t>
      </w:r>
      <w:r>
        <w:rPr>
          <w:i/>
        </w:rPr>
        <w:t>W</w:t>
      </w:r>
      <w:r>
        <w:t xml:space="preserve"> is the total net heat load (kW); </w:t>
      </w:r>
      <w:r>
        <w:rPr>
          <w:i/>
        </w:rPr>
        <w:t>A</w:t>
      </w:r>
      <w:r>
        <w:t xml:space="preserve"> is the effective area of each diffuser (m</w:t>
      </w:r>
      <w:r>
        <w:rPr>
          <w:vertAlign w:val="superscript"/>
        </w:rPr>
        <w:t>2</w:t>
      </w:r>
      <w:r>
        <w:t xml:space="preserve">); </w:t>
      </w:r>
      <w:r>
        <w:rPr>
          <w:i/>
        </w:rPr>
        <w:t>n’</w:t>
      </w:r>
      <w:r>
        <w:t xml:space="preserve"> is the number of diffusers per heat source; </w:t>
      </w:r>
      <w:r>
        <w:rPr>
          <w:rFonts w:ascii="Symbol" w:hAnsi="Symbol"/>
          <w:i/>
        </w:rPr>
        <w:t></w:t>
      </w:r>
      <w:r>
        <w:t xml:space="preserve"> is the angle between the diffuser slots and the vertical direction and </w:t>
      </w:r>
      <w:r>
        <w:rPr>
          <w:i/>
        </w:rPr>
        <w:t>m</w:t>
      </w:r>
      <w:r>
        <w:t xml:space="preserve"> is the number of heat sources</w:t>
      </w:r>
    </w:p>
    <w:p w:rsidR="00F82068" w:rsidRDefault="00F82068" w:rsidP="00F82068">
      <w:pPr>
        <w:pStyle w:val="BodyText"/>
        <w:rPr>
          <w:rFonts w:ascii="Symbol" w:hAnsi="Symbol"/>
          <w:i/>
          <w:u w:val="single"/>
        </w:rPr>
      </w:pPr>
      <w:r>
        <w:rPr>
          <w:i/>
          <w:u w:val="single"/>
        </w:rPr>
        <w:t xml:space="preserve">Definition of </w:t>
      </w:r>
      <w:r>
        <w:rPr>
          <w:rFonts w:ascii="Symbol" w:hAnsi="Symbol"/>
          <w:i/>
          <w:u w:val="single"/>
        </w:rPr>
        <w:t></w:t>
      </w:r>
    </w:p>
    <w:p w:rsidR="00F82068" w:rsidRDefault="00F82068" w:rsidP="00F82068">
      <w:pPr>
        <w:pStyle w:val="BodyText"/>
      </w:pPr>
      <w:r>
        <w:t xml:space="preserve">In our theoretical model, two-layer stratification forms at steady state, provided that each diffuser carries the same momentum flux, and each heat source has the same heat load. We could define a dimensionless parameter </w:t>
      </w:r>
      <w:r>
        <w:rPr>
          <w:rFonts w:ascii="Symbol" w:hAnsi="Symbol"/>
          <w:i/>
        </w:rPr>
        <w:t></w:t>
      </w:r>
      <w:r>
        <w:t>, which indicates the strength of stratification.</w:t>
      </w:r>
    </w:p>
    <w:p w:rsidR="00F82068" w:rsidRDefault="00F82068" w:rsidP="00F82068">
      <w:pPr>
        <w:pStyle w:val="BodyText"/>
        <w:rPr>
          <w:i/>
          <w:u w:val="single"/>
        </w:rPr>
      </w:pPr>
      <w:r>
        <w:rPr>
          <w:i/>
          <w:u w:val="single"/>
        </w:rPr>
        <w:t>Small-scale cases</w:t>
      </w:r>
    </w:p>
    <w:p w:rsidR="00F82068" w:rsidRDefault="00F82068" w:rsidP="00F82068">
      <w:pPr>
        <w:pStyle w:val="BodyText"/>
      </w:pPr>
      <w:r>
        <w:t xml:space="preserve">In our salt-water tank experiments, fluid density </w:t>
      </w:r>
      <w:r>
        <w:rPr>
          <w:rFonts w:ascii="Symbol" w:hAnsi="Symbol"/>
          <w:i/>
        </w:rPr>
        <w:t></w:t>
      </w:r>
      <w:r>
        <w:t xml:space="preserve"> is measured. Define that</w:t>
      </w:r>
    </w:p>
    <w:p w:rsidR="00F82068" w:rsidRDefault="00F82068" w:rsidP="00F82068">
      <w:pPr>
        <w:pStyle w:val="Equation"/>
      </w:pPr>
      <w:r>
        <w:rPr>
          <w:noProof/>
          <w:position w:val="-30"/>
          <w:lang w:eastAsia="zh-CN"/>
        </w:rPr>
        <w:drawing>
          <wp:inline distT="0" distB="0" distL="0" distR="0" wp14:anchorId="3523A017" wp14:editId="32C1624E">
            <wp:extent cx="762000" cy="428625"/>
            <wp:effectExtent l="0" t="0" r="0" b="9525"/>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762000" cy="4286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3" w:name="ZEqnNum758321"/>
      <w:r>
        <w:instrText>(</w:instrText>
      </w:r>
      <w:fldSimple w:instr=" SEQ MTEqn \c \* Arabic \* MERGEFORMAT ">
        <w:r>
          <w:rPr>
            <w:noProof/>
          </w:rPr>
          <w:instrText>367</w:instrText>
        </w:r>
      </w:fldSimple>
      <w:r>
        <w:instrText>)</w:instrText>
      </w:r>
      <w:bookmarkEnd w:id="143"/>
      <w:r>
        <w:fldChar w:fldCharType="end"/>
      </w:r>
    </w:p>
    <w:p w:rsidR="00F82068" w:rsidRDefault="00F82068" w:rsidP="00F82068">
      <w:pPr>
        <w:pStyle w:val="BodyText"/>
      </w:pPr>
      <w:r>
        <w:t xml:space="preserve">where, </w:t>
      </w:r>
      <w:r>
        <w:rPr>
          <w:rFonts w:ascii="Symbol" w:hAnsi="Symbol"/>
          <w:i/>
        </w:rPr>
        <w:t></w:t>
      </w:r>
      <w:r>
        <w:rPr>
          <w:rFonts w:ascii="Symbol" w:hAnsi="Symbol"/>
          <w:i/>
          <w:vertAlign w:val="subscript"/>
        </w:rPr>
        <w:t></w:t>
      </w:r>
      <w:r>
        <w:t xml:space="preserve"> and </w:t>
      </w:r>
      <w:r>
        <w:rPr>
          <w:rFonts w:ascii="Symbol" w:hAnsi="Symbol"/>
          <w:i/>
        </w:rPr>
        <w:t></w:t>
      </w:r>
      <w:r>
        <w:rPr>
          <w:i/>
          <w:vertAlign w:val="subscript"/>
        </w:rPr>
        <w:t>l</w:t>
      </w:r>
      <w:r>
        <w:t xml:space="preserve"> are the fluid density of the upper layer and lower layer, separately; and </w:t>
      </w:r>
      <w:r>
        <w:rPr>
          <w:rFonts w:ascii="Symbol" w:hAnsi="Symbol"/>
          <w:i/>
        </w:rPr>
        <w:t></w:t>
      </w:r>
      <w:r>
        <w:rPr>
          <w:i/>
          <w:vertAlign w:val="subscript"/>
        </w:rPr>
        <w:t>o</w:t>
      </w:r>
      <w:r>
        <w:t xml:space="preserve"> is the source density at the diffusers.</w:t>
      </w:r>
    </w:p>
    <w:p w:rsidR="00F82068" w:rsidRDefault="00F82068" w:rsidP="00F82068">
      <w:pPr>
        <w:pStyle w:val="BodyText"/>
      </w:pPr>
      <w:r>
        <w:t xml:space="preserve">Therefore, </w:t>
      </w:r>
      <w:r>
        <w:rPr>
          <w:rFonts w:ascii="Symbol" w:hAnsi="Symbol"/>
          <w:i/>
        </w:rPr>
        <w:t></w:t>
      </w:r>
      <w:r>
        <w:rPr>
          <w:i/>
          <w:vertAlign w:val="subscript"/>
        </w:rPr>
        <w:t>l</w:t>
      </w:r>
      <w:r>
        <w:t xml:space="preserve"> =</w:t>
      </w:r>
      <w:r>
        <w:rPr>
          <w:rFonts w:ascii="Symbol" w:hAnsi="Symbol"/>
          <w:i/>
        </w:rPr>
        <w:t></w:t>
      </w:r>
      <w:r>
        <w:rPr>
          <w:i/>
          <w:vertAlign w:val="subscript"/>
        </w:rPr>
        <w:t>o</w:t>
      </w:r>
      <w:r>
        <w:t xml:space="preserve"> gives </w:t>
      </w:r>
      <w:r>
        <w:rPr>
          <w:rFonts w:ascii="Symbol" w:hAnsi="Symbol"/>
          <w:i/>
        </w:rPr>
        <w:t></w:t>
      </w:r>
      <w:r>
        <w:rPr>
          <w:rFonts w:ascii="Symbol" w:hAnsi="Symbol"/>
          <w:i/>
        </w:rPr>
        <w:t></w:t>
      </w:r>
      <w:r>
        <w:t>=</w:t>
      </w:r>
      <w:r>
        <w:rPr>
          <w:i/>
        </w:rPr>
        <w:t>1</w:t>
      </w:r>
      <w:r>
        <w:t xml:space="preserve">, which means the largest stratification (displacement ventilation case); </w:t>
      </w:r>
      <w:r>
        <w:rPr>
          <w:rFonts w:ascii="Symbol" w:hAnsi="Symbol"/>
          <w:i/>
        </w:rPr>
        <w:t></w:t>
      </w:r>
      <w:r>
        <w:rPr>
          <w:i/>
          <w:vertAlign w:val="subscript"/>
        </w:rPr>
        <w:t>l</w:t>
      </w:r>
      <w:r>
        <w:t xml:space="preserve"> =</w:t>
      </w:r>
      <w:r>
        <w:rPr>
          <w:rFonts w:ascii="Symbol" w:hAnsi="Symbol"/>
          <w:i/>
        </w:rPr>
        <w:t></w:t>
      </w:r>
      <w:r>
        <w:rPr>
          <w:i/>
          <w:vertAlign w:val="subscript"/>
        </w:rPr>
        <w:t>u</w:t>
      </w:r>
      <w:r>
        <w:t xml:space="preserve"> leads to </w:t>
      </w:r>
      <w:r>
        <w:rPr>
          <w:rFonts w:ascii="Symbol" w:hAnsi="Symbol"/>
          <w:i/>
        </w:rPr>
        <w:t></w:t>
      </w:r>
      <w:r>
        <w:rPr>
          <w:rFonts w:ascii="Symbol" w:hAnsi="Symbol"/>
          <w:i/>
        </w:rPr>
        <w:t></w:t>
      </w:r>
      <w:r>
        <w:t>=</w:t>
      </w:r>
      <w:r>
        <w:rPr>
          <w:i/>
        </w:rPr>
        <w:t>0</w:t>
      </w:r>
      <w:r>
        <w:t>, in which case there is no stratification (mixed ventilation case).</w:t>
      </w:r>
    </w:p>
    <w:p w:rsidR="00F82068" w:rsidRDefault="00F82068" w:rsidP="00F82068">
      <w:pPr>
        <w:pStyle w:val="BodyText"/>
        <w:rPr>
          <w:i/>
          <w:u w:val="single"/>
        </w:rPr>
      </w:pPr>
      <w:r>
        <w:rPr>
          <w:i/>
          <w:u w:val="single"/>
        </w:rPr>
        <w:t>Full-scale cases</w:t>
      </w:r>
    </w:p>
    <w:p w:rsidR="00F82068" w:rsidRDefault="00F82068" w:rsidP="00F82068">
      <w:pPr>
        <w:pStyle w:val="BodyText"/>
      </w:pPr>
      <w:r>
        <w:t xml:space="preserve">Similarly, we can define </w:t>
      </w:r>
      <w:r>
        <w:rPr>
          <w:rFonts w:ascii="Symbol" w:hAnsi="Symbol"/>
          <w:i/>
        </w:rPr>
        <w:t></w:t>
      </w:r>
      <w:r>
        <w:t xml:space="preserve"> for full-scale cases by using temperature.</w:t>
      </w:r>
    </w:p>
    <w:p w:rsidR="00F82068" w:rsidRDefault="00F82068" w:rsidP="00F82068">
      <w:pPr>
        <w:pStyle w:val="Equation"/>
      </w:pPr>
      <w:r>
        <w:rPr>
          <w:noProof/>
          <w:position w:val="-30"/>
          <w:lang w:eastAsia="zh-CN"/>
        </w:rPr>
        <w:drawing>
          <wp:inline distT="0" distB="0" distL="0" distR="0" wp14:anchorId="3FE51CE8" wp14:editId="5392D090">
            <wp:extent cx="723900" cy="428625"/>
            <wp:effectExtent l="0" t="0" r="0" b="9525"/>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723900" cy="428625"/>
                    </a:xfrm>
                    <a:prstGeom prst="rect">
                      <a:avLst/>
                    </a:prstGeom>
                    <a:noFill/>
                    <a:ln>
                      <a:noFill/>
                    </a:ln>
                  </pic:spPr>
                </pic:pic>
              </a:graphicData>
            </a:graphic>
          </wp:inline>
        </w:drawing>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4" w:name="ZEqnNum704898"/>
      <w:r>
        <w:instrText>(</w:instrText>
      </w:r>
      <w:fldSimple w:instr=" SEQ MTEqn \c \* Arabic \* MERGEFORMAT ">
        <w:r>
          <w:rPr>
            <w:noProof/>
          </w:rPr>
          <w:instrText>368</w:instrText>
        </w:r>
      </w:fldSimple>
      <w:r>
        <w:instrText>)</w:instrText>
      </w:r>
      <w:bookmarkEnd w:id="144"/>
      <w:r>
        <w:fldChar w:fldCharType="end"/>
      </w:r>
    </w:p>
    <w:p w:rsidR="00F82068" w:rsidRDefault="00F82068" w:rsidP="00F82068">
      <w:pPr>
        <w:pStyle w:val="BodyText"/>
      </w:pPr>
      <w:r>
        <w:t xml:space="preserve">where </w:t>
      </w:r>
      <w:r>
        <w:rPr>
          <w:i/>
        </w:rPr>
        <w:t>T</w:t>
      </w:r>
      <w:r>
        <w:rPr>
          <w:i/>
          <w:vertAlign w:val="subscript"/>
        </w:rPr>
        <w:t>r</w:t>
      </w:r>
      <w:r>
        <w:t xml:space="preserve">, </w:t>
      </w:r>
      <w:r>
        <w:rPr>
          <w:i/>
        </w:rPr>
        <w:t>T</w:t>
      </w:r>
      <w:r>
        <w:rPr>
          <w:i/>
          <w:vertAlign w:val="subscript"/>
        </w:rPr>
        <w:t>oz</w:t>
      </w:r>
      <w:r>
        <w:t xml:space="preserve">, and </w:t>
      </w:r>
      <w:r>
        <w:rPr>
          <w:i/>
        </w:rPr>
        <w:t>T</w:t>
      </w:r>
      <w:r>
        <w:rPr>
          <w:i/>
          <w:vertAlign w:val="subscript"/>
        </w:rPr>
        <w:t>s</w:t>
      </w:r>
      <w:r>
        <w:t xml:space="preserve"> are the return air temperature, the occupied zone temperature and the supply temperature, respectively (K). Again </w:t>
      </w:r>
      <w:r>
        <w:rPr>
          <w:rFonts w:ascii="Symbol" w:hAnsi="Symbol"/>
          <w:i/>
        </w:rPr>
        <w:t></w:t>
      </w:r>
      <w:r>
        <w:rPr>
          <w:rFonts w:ascii="Symbol" w:hAnsi="Symbol"/>
          <w:i/>
        </w:rPr>
        <w:t></w:t>
      </w:r>
      <w:r>
        <w:rPr>
          <w:i/>
        </w:rPr>
        <w:t xml:space="preserve">1 </w:t>
      </w:r>
      <w:r>
        <w:t xml:space="preserve">occurs in displacement ventilation; while </w:t>
      </w:r>
      <w:r>
        <w:rPr>
          <w:rFonts w:ascii="Symbol" w:hAnsi="Symbol"/>
          <w:i/>
        </w:rPr>
        <w:t></w:t>
      </w:r>
      <w:r>
        <w:rPr>
          <w:rFonts w:ascii="Symbol" w:hAnsi="Symbol"/>
          <w:i/>
        </w:rPr>
        <w:t></w:t>
      </w:r>
      <w:r>
        <w:rPr>
          <w:rFonts w:ascii="Symbol" w:hAnsi="Symbol"/>
          <w:i/>
        </w:rPr>
        <w:t></w:t>
      </w:r>
      <w:r>
        <w:t xml:space="preserve"> happens in mixed ventilation.</w:t>
      </w:r>
    </w:p>
    <w:p w:rsidR="00F82068" w:rsidRDefault="00F82068" w:rsidP="00F82068">
      <w:pPr>
        <w:pStyle w:val="BodyText"/>
        <w:rPr>
          <w:i/>
          <w:u w:val="single"/>
        </w:rPr>
      </w:pPr>
      <w:r>
        <w:rPr>
          <w:i/>
          <w:u w:val="single"/>
        </w:rPr>
        <w:t>Com</w:t>
      </w:r>
      <w:smartTag w:uri="schemas-city2airport-com/woprcity2airport" w:element="City">
        <w:r>
          <w:rPr>
            <w:i/>
            <w:u w:val="single"/>
          </w:rPr>
          <w:t>paris</w:t>
        </w:r>
      </w:smartTag>
      <w:r>
        <w:rPr>
          <w:i/>
          <w:u w:val="single"/>
        </w:rPr>
        <w:t>ons between full-scale UCB data and small-scale UCSD data</w:t>
      </w:r>
    </w:p>
    <w:p w:rsidR="00F82068" w:rsidRDefault="00F82068" w:rsidP="00F82068">
      <w:pPr>
        <w:pStyle w:val="Picture"/>
      </w:pPr>
      <w:r>
        <w:rPr>
          <w:noProof/>
          <w:lang w:eastAsia="zh-CN"/>
        </w:rPr>
        <w:lastRenderedPageBreak/>
        <w:drawing>
          <wp:inline distT="0" distB="0" distL="0" distR="0" wp14:anchorId="42580DD0" wp14:editId="4716B4D0">
            <wp:extent cx="3505200" cy="262890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rsidR="00F82068" w:rsidRDefault="00F82068" w:rsidP="00F82068">
      <w:pPr>
        <w:pStyle w:val="Caption"/>
      </w:pPr>
      <w:bookmarkStart w:id="145" w:name="_Ref132179355"/>
      <w:r>
        <w:t xml:space="preserve">Figure </w:t>
      </w:r>
      <w:fldSimple w:instr=" SEQ Figure \* ARABIC ">
        <w:r>
          <w:rPr>
            <w:noProof/>
          </w:rPr>
          <w:t>133</w:t>
        </w:r>
      </w:fldSimple>
      <w:r>
        <w:t>. Data com</w:t>
      </w:r>
      <w:smartTag w:uri="schemas-city2airport-com/woprcity2airport" w:element="City">
        <w:r>
          <w:t>paris</w:t>
        </w:r>
      </w:smartTag>
      <w:r>
        <w:t xml:space="preserve">ons in the non-dimensional (a) regular </w:t>
      </w:r>
      <w:r>
        <w:rPr>
          <w:rFonts w:ascii="Symbol" w:hAnsi="Symbol"/>
        </w:rPr>
        <w:t></w:t>
      </w:r>
      <w:r>
        <w:rPr>
          <w:rFonts w:ascii="Symbol" w:hAnsi="Symbol"/>
        </w:rPr>
        <w:t></w:t>
      </w:r>
      <w:r>
        <w:rPr>
          <w:rFonts w:ascii="Symbol" w:hAnsi="Symbol"/>
        </w:rPr>
        <w:t></w:t>
      </w:r>
      <w:r>
        <w:rPr>
          <w:rFonts w:ascii="Symbol" w:hAnsi="Symbol"/>
        </w:rPr>
        <w:t></w:t>
      </w:r>
      <w:r>
        <w:t>plot</w:t>
      </w:r>
      <w:bookmarkEnd w:id="145"/>
    </w:p>
    <w:p w:rsidR="00F82068" w:rsidRDefault="00F82068" w:rsidP="00F82068">
      <w:pPr>
        <w:pStyle w:val="Picture"/>
      </w:pPr>
      <w:r>
        <w:rPr>
          <w:noProof/>
          <w:lang w:eastAsia="zh-CN"/>
        </w:rPr>
        <w:drawing>
          <wp:inline distT="0" distB="0" distL="0" distR="0" wp14:anchorId="4D2357A5" wp14:editId="5FE624BD">
            <wp:extent cx="3571875" cy="2686050"/>
            <wp:effectExtent l="0" t="0" r="9525"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571875" cy="2686050"/>
                    </a:xfrm>
                    <a:prstGeom prst="rect">
                      <a:avLst/>
                    </a:prstGeom>
                    <a:noFill/>
                    <a:ln>
                      <a:noFill/>
                    </a:ln>
                  </pic:spPr>
                </pic:pic>
              </a:graphicData>
            </a:graphic>
          </wp:inline>
        </w:drawing>
      </w:r>
    </w:p>
    <w:p w:rsidR="00F82068" w:rsidRPr="009D3038" w:rsidRDefault="00F82068" w:rsidP="00F82068">
      <w:pPr>
        <w:pStyle w:val="Caption"/>
      </w:pPr>
      <w:bookmarkStart w:id="146" w:name="_Ref132179370"/>
      <w:r>
        <w:t xml:space="preserve">Figure </w:t>
      </w:r>
      <w:fldSimple w:instr=" SEQ Figure \* ARABIC ">
        <w:r>
          <w:rPr>
            <w:noProof/>
          </w:rPr>
          <w:t>134</w:t>
        </w:r>
      </w:fldSimple>
      <w:r>
        <w:t xml:space="preserve">. (b) log-log </w:t>
      </w:r>
      <w:r>
        <w:rPr>
          <w:rFonts w:ascii="Symbol" w:hAnsi="Symbol"/>
        </w:rPr>
        <w:t></w:t>
      </w:r>
      <w:r>
        <w:rPr>
          <w:rFonts w:ascii="Symbol" w:hAnsi="Symbol"/>
        </w:rPr>
        <w:t></w:t>
      </w:r>
      <w:r>
        <w:rPr>
          <w:rFonts w:ascii="Symbol" w:hAnsi="Symbol"/>
        </w:rPr>
        <w:t></w:t>
      </w:r>
      <w:r>
        <w:rPr>
          <w:rFonts w:ascii="Symbol" w:hAnsi="Symbol"/>
        </w:rPr>
        <w:t></w:t>
      </w:r>
      <w:r>
        <w:t>plot.}</w:t>
      </w:r>
      <w:bookmarkEnd w:id="146"/>
    </w:p>
    <w:p w:rsidR="00F82068" w:rsidRDefault="00F82068" w:rsidP="00F82068">
      <w:pPr>
        <w:pStyle w:val="BodyText"/>
      </w:pPr>
      <w:r>
        <w:t>The figures (</w:t>
      </w:r>
      <w:r>
        <w:fldChar w:fldCharType="begin"/>
      </w:r>
      <w:r>
        <w:instrText xml:space="preserve"> REF _Ref132179355 \h </w:instrText>
      </w:r>
      <w:r>
        <w:fldChar w:fldCharType="separate"/>
      </w:r>
      <w:r>
        <w:t xml:space="preserve">Figure </w:t>
      </w:r>
      <w:r>
        <w:rPr>
          <w:noProof/>
        </w:rPr>
        <w:t>133</w:t>
      </w:r>
      <w:r>
        <w:t>. Data com</w:t>
      </w:r>
      <w:smartTag w:uri="schemas-city2airport-com/woprcity2airport" w:element="City">
        <w:r>
          <w:t>paris</w:t>
        </w:r>
      </w:smartTag>
      <w:r>
        <w:t xml:space="preserve">ons in the non-dimensional (a) regular </w:t>
      </w:r>
      <w:r>
        <w:rPr>
          <w:rFonts w:ascii="Symbol" w:hAnsi="Symbol"/>
        </w:rPr>
        <w:t></w:t>
      </w:r>
      <w:r>
        <w:rPr>
          <w:rFonts w:ascii="Symbol" w:hAnsi="Symbol"/>
        </w:rPr>
        <w:t></w:t>
      </w:r>
      <w:r>
        <w:rPr>
          <w:rFonts w:ascii="Symbol" w:hAnsi="Symbol"/>
        </w:rPr>
        <w:t></w:t>
      </w:r>
      <w:r>
        <w:rPr>
          <w:rFonts w:ascii="Symbol" w:hAnsi="Symbol"/>
        </w:rPr>
        <w:t></w:t>
      </w:r>
      <w:r>
        <w:t>plot</w:t>
      </w:r>
      <w:r>
        <w:fldChar w:fldCharType="end"/>
      </w:r>
      <w:r>
        <w:t xml:space="preserve"> and </w:t>
      </w:r>
      <w:r>
        <w:fldChar w:fldCharType="begin"/>
      </w:r>
      <w:r>
        <w:instrText xml:space="preserve"> REF _Ref132179370 \h </w:instrText>
      </w:r>
      <w:r>
        <w:fldChar w:fldCharType="separate"/>
      </w:r>
      <w:r>
        <w:t xml:space="preserve">Figure </w:t>
      </w:r>
      <w:r>
        <w:rPr>
          <w:noProof/>
        </w:rPr>
        <w:t>134</w:t>
      </w:r>
      <w:r>
        <w:t xml:space="preserve">. (b) log-log </w:t>
      </w:r>
      <w:r>
        <w:rPr>
          <w:rFonts w:ascii="Symbol" w:hAnsi="Symbol"/>
        </w:rPr>
        <w:t></w:t>
      </w:r>
      <w:r>
        <w:rPr>
          <w:rFonts w:ascii="Symbol" w:hAnsi="Symbol"/>
        </w:rPr>
        <w:t></w:t>
      </w:r>
      <w:r>
        <w:rPr>
          <w:rFonts w:ascii="Symbol" w:hAnsi="Symbol"/>
        </w:rPr>
        <w:t></w:t>
      </w:r>
      <w:r>
        <w:rPr>
          <w:rFonts w:ascii="Symbol" w:hAnsi="Symbol"/>
        </w:rPr>
        <w:t></w:t>
      </w:r>
      <w:r>
        <w:t>plot.}</w:t>
      </w:r>
      <w:r>
        <w:fldChar w:fldCharType="end"/>
      </w:r>
      <w:r>
        <w:t xml:space="preserve"> show the com</w:t>
      </w:r>
      <w:smartTag w:uri="schemas-city2airport-com/woprcity2airport" w:element="City">
        <w:r>
          <w:t>paris</w:t>
        </w:r>
      </w:smartTag>
      <w:r>
        <w:t xml:space="preserve">ons between UCB's data and the UCSD salt tank data in the </w:t>
      </w:r>
      <w:r>
        <w:rPr>
          <w:rFonts w:ascii="Symbol" w:hAnsi="Symbol"/>
          <w:i/>
        </w:rPr>
        <w:t></w:t>
      </w:r>
      <w:r>
        <w:rPr>
          <w:rFonts w:ascii="Symbol" w:hAnsi="Symbol"/>
          <w:i/>
        </w:rPr>
        <w:t></w:t>
      </w:r>
      <w:r>
        <w:rPr>
          <w:rFonts w:ascii="Symbol" w:hAnsi="Symbol"/>
          <w:i/>
        </w:rPr>
        <w:t></w:t>
      </w:r>
      <w:r>
        <w:t xml:space="preserve"> plot. As seen in the figures, the full-scale and small-scale data are on the same trend curve. This provides the evidence that the salt-tank experiments have included most characteristics of a UFAD system. Note that big </w:t>
      </w:r>
      <w:r>
        <w:rPr>
          <w:rFonts w:ascii="Symbol" w:hAnsi="Symbol"/>
          <w:i/>
        </w:rPr>
        <w:t></w:t>
      </w:r>
      <w:r>
        <w:t xml:space="preserve"> (&gt;20) of UCB's experiments all have large DDR (from </w:t>
      </w:r>
      <w:r>
        <w:rPr>
          <w:i/>
        </w:rPr>
        <w:t>1.19</w:t>
      </w:r>
      <w:r>
        <w:t xml:space="preserve"> to </w:t>
      </w:r>
      <w:r>
        <w:rPr>
          <w:i/>
        </w:rPr>
        <w:t>2.18</w:t>
      </w:r>
      <w:r>
        <w:t>). The largest DDR (</w:t>
      </w:r>
      <w:r>
        <w:rPr>
          <w:i/>
        </w:rPr>
        <w:t>2.18</w:t>
      </w:r>
      <w:r>
        <w:t>) even gives a negative</w:t>
      </w:r>
      <w:r w:rsidRPr="00694965">
        <w:rPr>
          <w:position w:val="-12"/>
        </w:rPr>
        <w:object w:dxaOrig="1820" w:dyaOrig="360">
          <v:shape id="_x0000_i1078" type="#_x0000_t75" style="width:90.5pt;height:18pt" o:ole="">
            <v:imagedata r:id="rId242" o:title=""/>
          </v:shape>
          <o:OLEObject Type="Embed" ProgID="Equation.DSMT4" ShapeID="_x0000_i1078" DrawAspect="Content" ObjectID="_1476180407" r:id="rId243"/>
        </w:object>
      </w:r>
      <w:r>
        <w:t>, which is NOT shown in the figures.)</w:t>
      </w:r>
    </w:p>
    <w:p w:rsidR="00F82068" w:rsidRDefault="00F82068" w:rsidP="00F82068">
      <w:pPr>
        <w:pStyle w:val="BodyText"/>
      </w:pPr>
      <w:r>
        <w:t xml:space="preserve">We could work out the occupied zone temperature by using the least-square fitting line suggested in figure 1(b). Hence the interface height is needed to determine a entire two-layer stratification. </w:t>
      </w:r>
      <w:r>
        <w:fldChar w:fldCharType="begin"/>
      </w:r>
      <w:r>
        <w:instrText xml:space="preserve"> REF _Ref132180037 \h </w:instrText>
      </w:r>
      <w:r>
        <w:fldChar w:fldCharType="separate"/>
      </w:r>
      <w:r>
        <w:t xml:space="preserve">Figure </w:t>
      </w:r>
      <w:r>
        <w:rPr>
          <w:noProof/>
        </w:rPr>
        <w:t>135</w:t>
      </w:r>
      <w:r>
        <w:fldChar w:fldCharType="end"/>
      </w:r>
      <w:r>
        <w:t xml:space="preserve"> shows the dimensionless interface height</w:t>
      </w:r>
      <w:r w:rsidRPr="00694965">
        <w:rPr>
          <w:position w:val="-10"/>
        </w:rPr>
        <w:object w:dxaOrig="1080" w:dyaOrig="380">
          <v:shape id="_x0000_i1079" type="#_x0000_t75" style="width:54pt;height:19pt" o:ole="">
            <v:imagedata r:id="rId244" o:title=""/>
          </v:shape>
          <o:OLEObject Type="Embed" ProgID="Equation.DSMT4" ShapeID="_x0000_i1079" DrawAspect="Content" ObjectID="_1476180408" r:id="rId245"/>
        </w:object>
      </w:r>
      <w:r>
        <w:t xml:space="preserve">of the UCSD small-scale experiments plotted against </w:t>
      </w:r>
      <w:r>
        <w:rPr>
          <w:rFonts w:ascii="Symbol" w:hAnsi="Symbol"/>
          <w:i/>
        </w:rPr>
        <w:t></w:t>
      </w:r>
      <w:r>
        <w:t xml:space="preserve">. Note that for the experiments with elevated heat </w:t>
      </w:r>
      <w:r>
        <w:lastRenderedPageBreak/>
        <w:t>source, the interface heights have been modified by</w:t>
      </w:r>
      <w:r>
        <w:rPr>
          <w:noProof/>
          <w:position w:val="-24"/>
          <w:lang w:eastAsia="zh-CN"/>
        </w:rPr>
        <w:drawing>
          <wp:inline distT="0" distB="0" distL="0" distR="0" wp14:anchorId="1B1C51A9" wp14:editId="2875828F">
            <wp:extent cx="762000" cy="390525"/>
            <wp:effectExtent l="0" t="0" r="0" b="9525"/>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762000" cy="390525"/>
                    </a:xfrm>
                    <a:prstGeom prst="rect">
                      <a:avLst/>
                    </a:prstGeom>
                    <a:noFill/>
                    <a:ln>
                      <a:noFill/>
                    </a:ln>
                  </pic:spPr>
                </pic:pic>
              </a:graphicData>
            </a:graphic>
          </wp:inline>
        </w:drawing>
      </w:r>
      <w:r>
        <w:t xml:space="preserve"> where </w:t>
      </w:r>
      <w:r>
        <w:rPr>
          <w:i/>
        </w:rPr>
        <w:t>h</w:t>
      </w:r>
      <w:r>
        <w:rPr>
          <w:i/>
          <w:vertAlign w:val="subscript"/>
        </w:rPr>
        <w:t>s</w:t>
      </w:r>
      <w:r>
        <w:t xml:space="preserve"> is the vertical position of the elevated heat source. All data then are located along a line in </w:t>
      </w:r>
      <w:r>
        <w:fldChar w:fldCharType="begin"/>
      </w:r>
      <w:r>
        <w:instrText xml:space="preserve"> REF _Ref132180037 \h </w:instrText>
      </w:r>
      <w:r>
        <w:fldChar w:fldCharType="separate"/>
      </w:r>
      <w:r>
        <w:t xml:space="preserve">Figure </w:t>
      </w:r>
      <w:r>
        <w:rPr>
          <w:noProof/>
        </w:rPr>
        <w:t>135</w:t>
      </w:r>
      <w:r>
        <w:fldChar w:fldCharType="end"/>
      </w:r>
      <w:r>
        <w:t>. Since the salt-tank experiments are concluded to represent important characteristics of a full-scale UFAD room, this figure provides some guidelines for estimate the interface position in a real UFAD room.</w:t>
      </w:r>
    </w:p>
    <w:p w:rsidR="00F82068" w:rsidRDefault="00F82068" w:rsidP="00F82068">
      <w:pPr>
        <w:pStyle w:val="Picture"/>
      </w:pPr>
      <w:r>
        <w:rPr>
          <w:noProof/>
          <w:lang w:eastAsia="zh-CN"/>
        </w:rPr>
        <w:drawing>
          <wp:inline distT="0" distB="0" distL="0" distR="0" wp14:anchorId="3F1E6A56" wp14:editId="0CE23C89">
            <wp:extent cx="3543300" cy="2657475"/>
            <wp:effectExtent l="0" t="0" r="0" b="9525"/>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inline>
        </w:drawing>
      </w:r>
    </w:p>
    <w:p w:rsidR="00F82068" w:rsidRPr="009D3038" w:rsidRDefault="00F82068" w:rsidP="00F82068">
      <w:pPr>
        <w:pStyle w:val="Caption"/>
      </w:pPr>
      <w:bookmarkStart w:id="147" w:name="_Ref132180037"/>
      <w:r>
        <w:t xml:space="preserve">Figure </w:t>
      </w:r>
      <w:fldSimple w:instr=" SEQ Figure \* ARABIC ">
        <w:r>
          <w:rPr>
            <w:noProof/>
          </w:rPr>
          <w:t>135</w:t>
        </w:r>
      </w:fldSimple>
      <w:bookmarkEnd w:id="147"/>
      <w:r>
        <w:t>. Non-dimensional interface height of small-scale experiments.</w:t>
      </w:r>
    </w:p>
    <w:p w:rsidR="00F82068" w:rsidRDefault="00F82068" w:rsidP="00F82068">
      <w:pPr>
        <w:pStyle w:val="BodyText"/>
        <w:rPr>
          <w:i/>
          <w:u w:val="single"/>
        </w:rPr>
      </w:pPr>
      <w:r>
        <w:rPr>
          <w:i/>
          <w:u w:val="single"/>
        </w:rPr>
        <w:t xml:space="preserve">Formulas for EnergyPlus based on the dimensionless parameter </w:t>
      </w:r>
      <w:r>
        <w:rPr>
          <w:rFonts w:ascii="Symbol" w:hAnsi="Symbol"/>
          <w:i/>
          <w:u w:val="single"/>
        </w:rPr>
        <w:t></w:t>
      </w:r>
    </w:p>
    <w:p w:rsidR="00F82068" w:rsidRDefault="00F82068" w:rsidP="00F82068">
      <w:pPr>
        <w:pStyle w:val="BodyText"/>
      </w:pPr>
      <w:r>
        <w:t xml:space="preserve">If we have input including the supply temperature </w:t>
      </w:r>
      <w:r>
        <w:rPr>
          <w:i/>
        </w:rPr>
        <w:t>T</w:t>
      </w:r>
      <w:r>
        <w:rPr>
          <w:i/>
          <w:vertAlign w:val="subscript"/>
        </w:rPr>
        <w:t>s</w:t>
      </w:r>
      <w:r>
        <w:t xml:space="preserve"> (K); the number of diffusers </w:t>
      </w:r>
      <w:r>
        <w:rPr>
          <w:i/>
        </w:rPr>
        <w:t>n</w:t>
      </w:r>
      <w:r>
        <w:t xml:space="preserve">; the number of heat sources </w:t>
      </w:r>
      <w:r>
        <w:rPr>
          <w:i/>
        </w:rPr>
        <w:t>m</w:t>
      </w:r>
      <w:r>
        <w:t xml:space="preserve">; the vertical position of the heat sources </w:t>
      </w:r>
      <w:r>
        <w:rPr>
          <w:i/>
        </w:rPr>
        <w:t>h</w:t>
      </w:r>
      <w:r>
        <w:rPr>
          <w:i/>
          <w:vertAlign w:val="subscript"/>
        </w:rPr>
        <w:t>s</w:t>
      </w:r>
      <w:r>
        <w:rPr>
          <w:vertAlign w:val="subscript"/>
        </w:rPr>
        <w:t xml:space="preserve"> </w:t>
      </w:r>
      <w:r>
        <w:t xml:space="preserve">(m); the heat load </w:t>
      </w:r>
      <w:r>
        <w:rPr>
          <w:i/>
        </w:rPr>
        <w:t>W</w:t>
      </w:r>
      <w:r>
        <w:t xml:space="preserve"> (kW); the effective area of a diffuser </w:t>
      </w:r>
      <w:r>
        <w:rPr>
          <w:i/>
        </w:rPr>
        <w:t>A</w:t>
      </w:r>
      <w:r>
        <w:t xml:space="preserve"> (m</w:t>
      </w:r>
      <w:r>
        <w:rPr>
          <w:vertAlign w:val="superscript"/>
        </w:rPr>
        <w:t>2</w:t>
      </w:r>
      <w:r>
        <w:t xml:space="preserve">); and the total supply air flow rate </w:t>
      </w:r>
      <w:r>
        <w:rPr>
          <w:i/>
        </w:rPr>
        <w:t>Q</w:t>
      </w:r>
      <w:r>
        <w:t xml:space="preserve"> (m</w:t>
      </w:r>
      <w:r>
        <w:rPr>
          <w:vertAlign w:val="superscript"/>
        </w:rPr>
        <w:t>3</w:t>
      </w:r>
      <w:r>
        <w:t>/s) then the output will be</w:t>
      </w:r>
    </w:p>
    <w:p w:rsidR="00F82068" w:rsidRDefault="00F82068" w:rsidP="00F82068">
      <w:pPr>
        <w:pStyle w:val="Equation"/>
      </w:pPr>
      <w:r w:rsidRPr="00694965">
        <w:rPr>
          <w:position w:val="-28"/>
        </w:rPr>
        <w:object w:dxaOrig="2000" w:dyaOrig="660">
          <v:shape id="_x0000_i1080" type="#_x0000_t75" style="width:100pt;height:33pt" o:ole="">
            <v:imagedata r:id="rId248" o:title=""/>
          </v:shape>
          <o:OLEObject Type="Embed" ProgID="Equation.DSMT4" ShapeID="_x0000_i1080" DrawAspect="Content" ObjectID="_1476180409"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369</w:instrText>
        </w:r>
      </w:fldSimple>
      <w:r>
        <w:instrText>)</w:instrText>
      </w:r>
      <w:r>
        <w:fldChar w:fldCharType="end"/>
      </w:r>
    </w:p>
    <w:p w:rsidR="00F82068" w:rsidRDefault="00F82068" w:rsidP="00F82068">
      <w:pPr>
        <w:pStyle w:val="Equation"/>
      </w:pPr>
      <w:r w:rsidRPr="00694965">
        <w:rPr>
          <w:position w:val="-12"/>
        </w:rPr>
        <w:object w:dxaOrig="2520" w:dyaOrig="380">
          <v:shape id="_x0000_i1081" type="#_x0000_t75" style="width:127pt;height:19pt" o:ole="">
            <v:imagedata r:id="rId250" o:title=""/>
          </v:shape>
          <o:OLEObject Type="Embed" ProgID="Equation.DSMT4" ShapeID="_x0000_i1081" DrawAspect="Content" ObjectID="_1476180410"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370</w:instrText>
        </w:r>
      </w:fldSimple>
      <w:r>
        <w:instrText>)</w:instrText>
      </w:r>
      <w:r>
        <w:fldChar w:fldCharType="end"/>
      </w:r>
    </w:p>
    <w:p w:rsidR="00F82068" w:rsidRDefault="00F82068" w:rsidP="00F82068">
      <w:pPr>
        <w:pStyle w:val="Equation"/>
      </w:pPr>
      <w:r w:rsidRPr="00694965">
        <w:rPr>
          <w:position w:val="-26"/>
        </w:rPr>
        <w:object w:dxaOrig="3300" w:dyaOrig="700">
          <v:shape id="_x0000_i1082" type="#_x0000_t75" style="width:165pt;height:35pt" o:ole="">
            <v:imagedata r:id="rId252" o:title=""/>
          </v:shape>
          <o:OLEObject Type="Embed" ProgID="Equation.DSMT4" ShapeID="_x0000_i1082" DrawAspect="Content" ObjectID="_1476180411" r:id="rId2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8" w:name="ZEqnNum362566"/>
      <w:r>
        <w:instrText>(</w:instrText>
      </w:r>
      <w:fldSimple w:instr=" SEQ MTEqn \c \* Arabic \* MERGEFORMAT ">
        <w:r>
          <w:rPr>
            <w:noProof/>
          </w:rPr>
          <w:instrText>371</w:instrText>
        </w:r>
      </w:fldSimple>
      <w:r>
        <w:instrText>)</w:instrText>
      </w:r>
      <w:bookmarkEnd w:id="148"/>
      <w:r>
        <w:fldChar w:fldCharType="end"/>
      </w:r>
    </w:p>
    <w:p w:rsidR="00F82068" w:rsidRDefault="00F82068" w:rsidP="00F82068">
      <w:pPr>
        <w:pStyle w:val="BodyText"/>
      </w:pPr>
      <w:r>
        <w:t xml:space="preserve">where </w:t>
      </w:r>
      <w:r>
        <w:rPr>
          <w:i/>
        </w:rPr>
        <w:t>T</w:t>
      </w:r>
      <w:r>
        <w:rPr>
          <w:i/>
          <w:vertAlign w:val="subscript"/>
        </w:rPr>
        <w:t>r</w:t>
      </w:r>
      <w:r>
        <w:t xml:space="preserve"> is the return temperature (K); </w:t>
      </w:r>
      <w:r>
        <w:rPr>
          <w:i/>
        </w:rPr>
        <w:t>T</w:t>
      </w:r>
      <w:r>
        <w:rPr>
          <w:i/>
          <w:vertAlign w:val="subscript"/>
        </w:rPr>
        <w:t>oz</w:t>
      </w:r>
      <w:r>
        <w:t xml:space="preserve"> is the occupied subzone temperature (K); </w:t>
      </w:r>
      <w:r>
        <w:rPr>
          <w:i/>
        </w:rPr>
        <w:t>h</w:t>
      </w:r>
      <w:r>
        <w:t xml:space="preserve"> is the interface height (m); and </w:t>
      </w:r>
      <w:r>
        <w:rPr>
          <w:rFonts w:ascii="Symbol" w:hAnsi="Symbol"/>
          <w:i/>
        </w:rPr>
        <w:t></w:t>
      </w:r>
      <w:r>
        <w:rPr>
          <w:i/>
        </w:rPr>
        <w:t xml:space="preserve"> </w:t>
      </w:r>
      <w:r>
        <w:t>is defined above.</w:t>
      </w:r>
    </w:p>
    <w:p w:rsidR="00F82068" w:rsidRDefault="00F82068" w:rsidP="00F82068">
      <w:pPr>
        <w:pStyle w:val="Heading4"/>
      </w:pPr>
      <w:r>
        <w:t>Implementation</w:t>
      </w:r>
    </w:p>
    <w:p w:rsidR="00F82068" w:rsidRDefault="00F82068" w:rsidP="00F82068">
      <w:pPr>
        <w:pStyle w:val="BodyText"/>
      </w:pPr>
      <w:r>
        <w:t>The implementation closely follows the procedure described in the displacement ventilation zone model. The model predicts two temperatures that characterize the two main levels in the stratification of the room:</w:t>
      </w:r>
    </w:p>
    <w:p w:rsidR="00F82068" w:rsidRDefault="00F82068">
      <w:pPr>
        <w:pStyle w:val="BodyText"/>
        <w:numPr>
          <w:ilvl w:val="0"/>
          <w:numId w:val="7"/>
        </w:numPr>
        <w:tabs>
          <w:tab w:val="clear" w:pos="360"/>
          <w:tab w:val="num" w:pos="1440"/>
        </w:tabs>
        <w:ind w:left="1440"/>
        <w:pPrChange w:id="149" w:author="Lixing Gu" w:date="2014-10-09T10:33:00Z">
          <w:pPr>
            <w:pStyle w:val="BodyText"/>
            <w:numPr>
              <w:numId w:val="17"/>
            </w:numPr>
            <w:tabs>
              <w:tab w:val="num" w:pos="720"/>
              <w:tab w:val="num" w:pos="1440"/>
            </w:tabs>
            <w:ind w:left="1440" w:hanging="720"/>
          </w:pPr>
        </w:pPrChange>
      </w:pPr>
      <w:r>
        <w:t>an occupied subzone temperature T</w:t>
      </w:r>
      <w:r>
        <w:rPr>
          <w:vertAlign w:val="subscript"/>
        </w:rPr>
        <w:t>oc</w:t>
      </w:r>
      <w:r>
        <w:t> representing the temperature of the occupied region;</w:t>
      </w:r>
    </w:p>
    <w:p w:rsidR="00F82068" w:rsidRDefault="00F82068">
      <w:pPr>
        <w:pStyle w:val="BodyText"/>
        <w:numPr>
          <w:ilvl w:val="0"/>
          <w:numId w:val="7"/>
        </w:numPr>
        <w:tabs>
          <w:tab w:val="clear" w:pos="360"/>
          <w:tab w:val="num" w:pos="1440"/>
        </w:tabs>
        <w:ind w:left="1440"/>
        <w:pPrChange w:id="150" w:author="Lixing Gu" w:date="2014-10-09T10:33:00Z">
          <w:pPr>
            <w:pStyle w:val="BodyText"/>
            <w:numPr>
              <w:numId w:val="17"/>
            </w:numPr>
            <w:tabs>
              <w:tab w:val="num" w:pos="720"/>
              <w:tab w:val="num" w:pos="1440"/>
            </w:tabs>
            <w:ind w:left="1440" w:hanging="720"/>
          </w:pPr>
        </w:pPrChange>
      </w:pPr>
      <w:r>
        <w:t>an upper level temperature T</w:t>
      </w:r>
      <w:r>
        <w:rPr>
          <w:vertAlign w:val="subscript"/>
        </w:rPr>
        <w:t xml:space="preserve">mx </w:t>
      </w:r>
      <w:r>
        <w:t xml:space="preserve">representing the temperature of the upper, mixed region and the outflow temperature. </w:t>
      </w:r>
    </w:p>
    <w:p w:rsidR="00F82068" w:rsidRDefault="00F82068" w:rsidP="00F82068">
      <w:pPr>
        <w:pStyle w:val="BodyText"/>
      </w:pPr>
      <w:r>
        <w:lastRenderedPageBreak/>
        <w:t xml:space="preserve">We will use </w:t>
      </w:r>
      <w:r>
        <w:fldChar w:fldCharType="begin"/>
      </w:r>
      <w:r>
        <w:instrText xml:space="preserve"> GOTOBUTTON ZEqnNum362566  \* MERGEFORMAT </w:instrText>
      </w:r>
      <w:fldSimple w:instr=" REF ZEqnNum362566 \! \* MERGEFORMAT ">
        <w:r>
          <w:instrText>(371)</w:instrText>
        </w:r>
      </w:fldSimple>
      <w:r>
        <w:fldChar w:fldCharType="end"/>
      </w:r>
      <w:r>
        <w:t xml:space="preserve"> to calculate the interface height and do a heat balance calculation on each subzone. </w:t>
      </w:r>
      <w:r>
        <w:rPr>
          <w:rFonts w:ascii="Symbol" w:hAnsi="Symbol"/>
          <w:i/>
        </w:rPr>
        <w:t></w:t>
      </w:r>
      <w:r>
        <w:t xml:space="preserve"> is given by </w:t>
      </w:r>
      <w:r>
        <w:fldChar w:fldCharType="begin"/>
      </w:r>
      <w:r>
        <w:instrText xml:space="preserve"> GOTOBUTTON ZEqnNum644624  \* MERGEFORMAT </w:instrText>
      </w:r>
      <w:fldSimple w:instr=" REF ZEqnNum644624 \! \* MERGEFORMAT ">
        <w:r>
          <w:instrText>(366)</w:instrText>
        </w:r>
      </w:fldSimple>
      <w:r>
        <w:fldChar w:fldCharType="end"/>
      </w:r>
      <w:r>
        <w:t xml:space="preserve">. The supply air flow rate </w:t>
      </w:r>
      <w:r>
        <w:rPr>
          <w:noProof/>
          <w:position w:val="-6"/>
          <w:lang w:eastAsia="zh-CN"/>
        </w:rPr>
        <w:drawing>
          <wp:inline distT="0" distB="0" distL="0" distR="0" wp14:anchorId="5E391EB2" wp14:editId="505B8514">
            <wp:extent cx="152400" cy="200025"/>
            <wp:effectExtent l="0" t="0" r="0" b="9525"/>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 xml:space="preserve"> is obtained by summing all the air flows entering the zone: supply air, infiltration, ventilation, and inter-zone flow. The heat gain </w:t>
      </w:r>
      <w:r>
        <w:rPr>
          <w:noProof/>
          <w:position w:val="-10"/>
          <w:lang w:eastAsia="zh-CN"/>
        </w:rPr>
        <w:drawing>
          <wp:inline distT="0" distB="0" distL="0" distR="0" wp14:anchorId="620D381D" wp14:editId="302EA74C">
            <wp:extent cx="152400" cy="22860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 xml:space="preserve"> is estimated by summing all the convective internal gains located in the occupied subzone – task lights, people, equipment – and dividing this power equally among the n plumes. With these assumptions we can describe the implementation.</w:t>
      </w:r>
    </w:p>
    <w:p w:rsidR="00F82068" w:rsidRDefault="00F82068" w:rsidP="00F82068">
      <w:pPr>
        <w:pStyle w:val="BodyText"/>
      </w:pPr>
      <w:r>
        <w:t xml:space="preserve">The UCSD UFI model is controlled by the subroutine </w:t>
      </w:r>
      <w:r>
        <w:rPr>
          <w:i/>
        </w:rPr>
        <w:t>ManageUCSDUFModels</w:t>
      </w:r>
      <w:r>
        <w:t xml:space="preserve"> which is called from the </w:t>
      </w:r>
      <w:r>
        <w:rPr>
          <w:i/>
        </w:rPr>
        <w:t>RoomAirModelManager</w:t>
      </w:r>
      <w:r>
        <w:t xml:space="preserve">. The </w:t>
      </w:r>
      <w:r>
        <w:rPr>
          <w:i/>
        </w:rPr>
        <w:t xml:space="preserve">RoomAirModelManager </w:t>
      </w:r>
      <w:r>
        <w:t>selects which zone model will be used for each zone.</w:t>
      </w:r>
    </w:p>
    <w:p w:rsidR="00F82068" w:rsidRDefault="00F82068" w:rsidP="00F82068">
      <w:pPr>
        <w:pStyle w:val="BodyText"/>
      </w:pPr>
      <w:r>
        <w:t xml:space="preserve">The calculation is done in subroutine </w:t>
      </w:r>
      <w:r>
        <w:rPr>
          <w:i/>
        </w:rPr>
        <w:t>CalcUCSDUI</w:t>
      </w:r>
      <w:r>
        <w:t>. First we calculate the convective heat gain going into the upper and lower regions.</w:t>
      </w:r>
    </w:p>
    <w:p w:rsidR="00F82068" w:rsidRDefault="00F82068" w:rsidP="00F82068">
      <w:pPr>
        <w:pStyle w:val="Equation"/>
      </w:pPr>
      <w:r w:rsidRPr="00694965">
        <w:rPr>
          <w:position w:val="-36"/>
        </w:rPr>
        <w:object w:dxaOrig="5940" w:dyaOrig="840">
          <v:shape id="_x0000_i1083" type="#_x0000_t75" style="width:297pt;height:42pt" o:ole="">
            <v:imagedata r:id="rId254" o:title=""/>
          </v:shape>
          <o:OLEObject Type="Embed" ProgID="Equation.DSMT4" ShapeID="_x0000_i1083" DrawAspect="Content" ObjectID="_1476180412" r:id="rId255"/>
        </w:object>
      </w:r>
    </w:p>
    <w:p w:rsidR="00F82068" w:rsidRDefault="00F82068" w:rsidP="00F82068">
      <w:pPr>
        <w:pStyle w:val="Equation"/>
      </w:pPr>
      <w:r w:rsidRPr="00694965">
        <w:rPr>
          <w:position w:val="-14"/>
        </w:rPr>
        <w:object w:dxaOrig="2880" w:dyaOrig="400">
          <v:shape id="_x0000_i1084" type="#_x0000_t75" style="width:2in;height:20.5pt" o:ole="">
            <v:imagedata r:id="rId256" o:title=""/>
          </v:shape>
          <o:OLEObject Type="Embed" ProgID="Equation.DSMT4" ShapeID="_x0000_i1084" DrawAspect="Content" ObjectID="_1476180413" r:id="rId257"/>
        </w:object>
      </w:r>
    </w:p>
    <w:p w:rsidR="00F82068" w:rsidRDefault="00F82068" w:rsidP="00F82068">
      <w:pPr>
        <w:pStyle w:val="Equation"/>
      </w:pPr>
      <w:r w:rsidRPr="00694965">
        <w:rPr>
          <w:position w:val="-14"/>
        </w:rPr>
        <w:object w:dxaOrig="1920" w:dyaOrig="400">
          <v:shape id="_x0000_i1085" type="#_x0000_t75" style="width:96pt;height:20.5pt" o:ole="">
            <v:imagedata r:id="rId258" o:title=""/>
          </v:shape>
          <o:OLEObject Type="Embed" ProgID="Equation.DSMT4" ShapeID="_x0000_i1085" DrawAspect="Content" ObjectID="_1476180414" r:id="rId259"/>
        </w:object>
      </w:r>
    </w:p>
    <w:p w:rsidR="00F82068" w:rsidRDefault="00F82068" w:rsidP="00F82068">
      <w:pPr>
        <w:pStyle w:val="BodyText"/>
      </w:pPr>
      <w:r>
        <w:t>Next we sum up the inlet air flows in the form of MCP (mass flow rate times the air specific heat capacity) and MCPT (mass flow rate times C</w:t>
      </w:r>
      <w:r>
        <w:rPr>
          <w:vertAlign w:val="subscript"/>
        </w:rPr>
        <w:t>p</w:t>
      </w:r>
      <w:r>
        <w:t xml:space="preserve"> times air temperature).</w:t>
      </w:r>
    </w:p>
    <w:p w:rsidR="00F82068" w:rsidRDefault="00F82068" w:rsidP="00F82068">
      <w:pPr>
        <w:pStyle w:val="Equation"/>
      </w:pPr>
      <w:r w:rsidRPr="00694965">
        <w:rPr>
          <w:position w:val="-12"/>
        </w:rPr>
        <w:object w:dxaOrig="3460" w:dyaOrig="360">
          <v:shape id="_x0000_i1086" type="#_x0000_t75" style="width:173pt;height:18pt" o:ole="">
            <v:imagedata r:id="rId260" o:title=""/>
          </v:shape>
          <o:OLEObject Type="Embed" ProgID="Equation.DSMT4" ShapeID="_x0000_i1086" DrawAspect="Content" ObjectID="_1476180415" r:id="rId261"/>
        </w:object>
      </w:r>
    </w:p>
    <w:p w:rsidR="00F82068" w:rsidRDefault="00F82068" w:rsidP="00F82068">
      <w:pPr>
        <w:pStyle w:val="Equation"/>
      </w:pPr>
      <w:r w:rsidRPr="00694965">
        <w:rPr>
          <w:position w:val="-28"/>
        </w:rPr>
        <w:object w:dxaOrig="1880" w:dyaOrig="540">
          <v:shape id="_x0000_i1087" type="#_x0000_t75" style="width:93.5pt;height:27pt" o:ole="">
            <v:imagedata r:id="rId262" o:title=""/>
          </v:shape>
          <o:OLEObject Type="Embed" ProgID="Equation.DSMT4" ShapeID="_x0000_i1087" DrawAspect="Content" ObjectID="_1476180416" r:id="rId263"/>
        </w:object>
      </w:r>
    </w:p>
    <w:p w:rsidR="00F82068" w:rsidRDefault="00F82068" w:rsidP="00F82068">
      <w:pPr>
        <w:pStyle w:val="Equation"/>
      </w:pPr>
      <w:r w:rsidRPr="00694965">
        <w:rPr>
          <w:position w:val="-28"/>
        </w:rPr>
        <w:object w:dxaOrig="1400" w:dyaOrig="540">
          <v:shape id="_x0000_i1088" type="#_x0000_t75" style="width:69.5pt;height:27pt" o:ole="">
            <v:imagedata r:id="rId264" o:title=""/>
          </v:shape>
          <o:OLEObject Type="Embed" ProgID="Equation.DSMT4" ShapeID="_x0000_i1088" DrawAspect="Content" ObjectID="_1476180417" r:id="rId265"/>
        </w:object>
      </w:r>
    </w:p>
    <w:p w:rsidR="00F82068" w:rsidRDefault="00F82068" w:rsidP="00F82068">
      <w:pPr>
        <w:pStyle w:val="Equation"/>
      </w:pPr>
      <w:r w:rsidRPr="00694965">
        <w:rPr>
          <w:position w:val="-14"/>
        </w:rPr>
        <w:object w:dxaOrig="2600" w:dyaOrig="380">
          <v:shape id="_x0000_i1089" type="#_x0000_t75" style="width:129.5pt;height:19pt" o:ole="">
            <v:imagedata r:id="rId266" o:title=""/>
          </v:shape>
          <o:OLEObject Type="Embed" ProgID="Equation.DSMT4" ShapeID="_x0000_i1089" DrawAspect="Content" ObjectID="_1476180418" r:id="rId267"/>
        </w:object>
      </w:r>
    </w:p>
    <w:p w:rsidR="00F82068" w:rsidRDefault="00F82068" w:rsidP="00F82068">
      <w:pPr>
        <w:pStyle w:val="Equation"/>
      </w:pPr>
      <w:r w:rsidRPr="00694965">
        <w:rPr>
          <w:position w:val="-12"/>
        </w:rPr>
        <w:object w:dxaOrig="4080" w:dyaOrig="360">
          <v:shape id="_x0000_i1090" type="#_x0000_t75" style="width:204pt;height:18pt" o:ole="">
            <v:imagedata r:id="rId268" o:title=""/>
          </v:shape>
          <o:OLEObject Type="Embed" ProgID="Equation.DSMT4" ShapeID="_x0000_i1090" DrawAspect="Content" ObjectID="_1476180419" r:id="rId269"/>
        </w:object>
      </w:r>
    </w:p>
    <w:p w:rsidR="00F82068" w:rsidRDefault="00F82068" w:rsidP="00F82068">
      <w:pPr>
        <w:pStyle w:val="Equation"/>
      </w:pPr>
      <w:r w:rsidRPr="00694965">
        <w:rPr>
          <w:position w:val="-28"/>
        </w:rPr>
        <w:object w:dxaOrig="2200" w:dyaOrig="540">
          <v:shape id="_x0000_i1091" type="#_x0000_t75" style="width:110pt;height:27pt" o:ole="">
            <v:imagedata r:id="rId270" o:title=""/>
          </v:shape>
          <o:OLEObject Type="Embed" ProgID="Equation.DSMT4" ShapeID="_x0000_i1091" DrawAspect="Content" ObjectID="_1476180420" r:id="rId271"/>
        </w:object>
      </w:r>
    </w:p>
    <w:p w:rsidR="00F82068" w:rsidRDefault="00F82068" w:rsidP="00F82068">
      <w:pPr>
        <w:pStyle w:val="Equation"/>
      </w:pPr>
      <w:r w:rsidRPr="00694965">
        <w:rPr>
          <w:position w:val="-14"/>
        </w:rPr>
        <w:object w:dxaOrig="3060" w:dyaOrig="380">
          <v:shape id="_x0000_i1092" type="#_x0000_t75" style="width:153pt;height:19pt" o:ole="">
            <v:imagedata r:id="rId272" o:title=""/>
          </v:shape>
          <o:OLEObject Type="Embed" ProgID="Equation.DSMT4" ShapeID="_x0000_i1092" DrawAspect="Content" ObjectID="_1476180421" r:id="rId273"/>
        </w:object>
      </w:r>
    </w:p>
    <w:p w:rsidR="00F82068" w:rsidRDefault="00F82068" w:rsidP="00F82068">
      <w:pPr>
        <w:pStyle w:val="BodyText"/>
      </w:pPr>
      <w:r>
        <w:t xml:space="preserve">The number of plumes per occupant </w:t>
      </w:r>
      <w:r>
        <w:rPr>
          <w:noProof/>
          <w:position w:val="-14"/>
          <w:lang w:eastAsia="zh-CN"/>
        </w:rPr>
        <w:drawing>
          <wp:inline distT="0" distB="0" distL="0" distR="0" wp14:anchorId="08D4E4A1" wp14:editId="6A53BC0B">
            <wp:extent cx="695325" cy="238125"/>
            <wp:effectExtent l="0" t="0" r="9525" b="9525"/>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t xml:space="preserve"> is a user input. The total number of plumes in the zone is:</w:t>
      </w:r>
    </w:p>
    <w:p w:rsidR="00F82068" w:rsidRDefault="00F82068" w:rsidP="00F82068">
      <w:pPr>
        <w:pStyle w:val="Equation"/>
      </w:pPr>
      <w:r>
        <w:rPr>
          <w:noProof/>
          <w:position w:val="-14"/>
          <w:lang w:eastAsia="zh-CN"/>
        </w:rPr>
        <w:drawing>
          <wp:inline distT="0" distB="0" distL="0" distR="0" wp14:anchorId="2961DDBF" wp14:editId="2A84A382">
            <wp:extent cx="1666875" cy="238125"/>
            <wp:effectExtent l="0" t="0" r="9525" b="9525"/>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666875" cy="238125"/>
                    </a:xfrm>
                    <a:prstGeom prst="rect">
                      <a:avLst/>
                    </a:prstGeom>
                    <a:noFill/>
                    <a:ln>
                      <a:noFill/>
                    </a:ln>
                  </pic:spPr>
                </pic:pic>
              </a:graphicData>
            </a:graphic>
          </wp:inline>
        </w:drawing>
      </w:r>
    </w:p>
    <w:p w:rsidR="00F82068" w:rsidRDefault="00F82068" w:rsidP="00F82068">
      <w:pPr>
        <w:pStyle w:val="BodyText"/>
      </w:pPr>
      <w:r>
        <w:t>Using this we calculate the total power in the plumes and the power per plume.</w:t>
      </w:r>
    </w:p>
    <w:p w:rsidR="00F82068" w:rsidRDefault="00F82068" w:rsidP="00F82068">
      <w:pPr>
        <w:pStyle w:val="Equation"/>
      </w:pPr>
      <w:r w:rsidRPr="00694965">
        <w:rPr>
          <w:position w:val="-14"/>
        </w:rPr>
        <w:object w:dxaOrig="1260" w:dyaOrig="400">
          <v:shape id="_x0000_i1093" type="#_x0000_t75" style="width:63pt;height:20.5pt" o:ole="">
            <v:imagedata r:id="rId274" o:title=""/>
          </v:shape>
          <o:OLEObject Type="Embed" ProgID="Equation.DSMT4" ShapeID="_x0000_i1093" DrawAspect="Content" ObjectID="_1476180422" r:id="rId275"/>
        </w:object>
      </w:r>
    </w:p>
    <w:p w:rsidR="00F82068" w:rsidRDefault="00F82068" w:rsidP="00F82068">
      <w:pPr>
        <w:pStyle w:val="BodyText"/>
        <w:ind w:left="1440"/>
      </w:pPr>
      <w:r>
        <w:rPr>
          <w:noProof/>
          <w:position w:val="-14"/>
          <w:lang w:eastAsia="zh-CN"/>
        </w:rPr>
        <w:drawing>
          <wp:inline distT="0" distB="0" distL="0" distR="0" wp14:anchorId="3D8171C4" wp14:editId="29F6473E">
            <wp:extent cx="1514475" cy="257175"/>
            <wp:effectExtent l="0" t="0" r="9525" b="9525"/>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14475" cy="257175"/>
                    </a:xfrm>
                    <a:prstGeom prst="rect">
                      <a:avLst/>
                    </a:prstGeom>
                    <a:noFill/>
                    <a:ln>
                      <a:noFill/>
                    </a:ln>
                  </pic:spPr>
                </pic:pic>
              </a:graphicData>
            </a:graphic>
          </wp:inline>
        </w:drawing>
      </w:r>
    </w:p>
    <w:p w:rsidR="00F82068" w:rsidRDefault="00F82068" w:rsidP="00F82068">
      <w:pPr>
        <w:pStyle w:val="BodyText"/>
      </w:pPr>
      <w:r>
        <w:t>The number of diffusers per plumes is also a user input. To obtain the number of diffusers in the zone:</w:t>
      </w:r>
    </w:p>
    <w:p w:rsidR="00F82068" w:rsidRDefault="00F82068" w:rsidP="00F82068">
      <w:pPr>
        <w:pStyle w:val="Equation"/>
      </w:pPr>
      <w:r w:rsidRPr="00694965">
        <w:rPr>
          <w:position w:val="-14"/>
        </w:rPr>
        <w:object w:dxaOrig="2900" w:dyaOrig="380">
          <v:shape id="_x0000_i1094" type="#_x0000_t75" style="width:144.5pt;height:19pt" o:ole="">
            <v:imagedata r:id="rId276" o:title=""/>
          </v:shape>
          <o:OLEObject Type="Embed" ProgID="Equation.DSMT4" ShapeID="_x0000_i1094" DrawAspect="Content" ObjectID="_1476180423" r:id="rId277"/>
        </w:object>
      </w:r>
    </w:p>
    <w:p w:rsidR="00F82068" w:rsidRDefault="00F82068" w:rsidP="00F82068">
      <w:pPr>
        <w:pStyle w:val="BodyText"/>
      </w:pPr>
      <w:r>
        <w:t xml:space="preserve">The area </w:t>
      </w:r>
      <w:r>
        <w:rPr>
          <w:i/>
        </w:rPr>
        <w:t>A</w:t>
      </w:r>
      <w:r>
        <w:rPr>
          <w:i/>
          <w:vertAlign w:val="subscript"/>
        </w:rPr>
        <w:t>diff</w:t>
      </w:r>
      <w:r>
        <w:t xml:space="preserve"> is also a user input. For swirl diffusers and for displacement diffusers this area is used as input. For the variable area diffusers, though, we calculate the area. We assume 400 ft/min velocity at the diffuser and a design flow rate per diffuser is 150 cfm (.0708 m</w:t>
      </w:r>
      <w:r>
        <w:rPr>
          <w:vertAlign w:val="superscript"/>
        </w:rPr>
        <w:t>3</w:t>
      </w:r>
      <w:r>
        <w:t>/s). The design area of the diffuser is 150 ft</w:t>
      </w:r>
      <w:r>
        <w:rPr>
          <w:vertAlign w:val="superscript"/>
        </w:rPr>
        <w:t>3</w:t>
      </w:r>
      <w:r>
        <w:t>/min /  400 ft/min = .575 ft</w:t>
      </w:r>
      <w:r>
        <w:rPr>
          <w:vertAlign w:val="superscript"/>
        </w:rPr>
        <w:t>2</w:t>
      </w:r>
      <w:r>
        <w:t xml:space="preserve"> = .035 m</w:t>
      </w:r>
      <w:r>
        <w:rPr>
          <w:vertAlign w:val="superscript"/>
        </w:rPr>
        <w:t>2</w:t>
      </w:r>
      <w:r>
        <w:t>. Then the variable area each time step is</w:t>
      </w:r>
    </w:p>
    <w:p w:rsidR="00F82068" w:rsidRDefault="00F82068" w:rsidP="00F82068">
      <w:pPr>
        <w:pStyle w:val="Equation"/>
      </w:pPr>
      <w:r w:rsidRPr="00694965">
        <w:rPr>
          <w:position w:val="-14"/>
        </w:rPr>
        <w:object w:dxaOrig="2840" w:dyaOrig="380">
          <v:shape id="_x0000_i1095" type="#_x0000_t75" style="width:141.5pt;height:19pt" o:ole="">
            <v:imagedata r:id="rId278" o:title=""/>
          </v:shape>
          <o:OLEObject Type="Embed" ProgID="Equation.DSMT4" ShapeID="_x0000_i1095" DrawAspect="Content" ObjectID="_1476180424" r:id="rId279"/>
        </w:object>
      </w:r>
    </w:p>
    <w:p w:rsidR="00F82068" w:rsidRDefault="00F82068" w:rsidP="00F82068">
      <w:pPr>
        <w:pStyle w:val="BodyText"/>
      </w:pPr>
      <w:r>
        <w:t xml:space="preserve">We now calculate the height fraction </w:t>
      </w:r>
      <w:r>
        <w:rPr>
          <w:i/>
        </w:rPr>
        <w:t>Fr</w:t>
      </w:r>
      <w:r>
        <w:rPr>
          <w:i/>
          <w:vertAlign w:val="subscript"/>
        </w:rPr>
        <w:t>hb</w:t>
      </w:r>
      <w:r>
        <w:t xml:space="preserve"> (height of boundary layer divided by the total zone height).</w:t>
      </w:r>
    </w:p>
    <w:p w:rsidR="00F82068" w:rsidRDefault="00F82068" w:rsidP="00F82068">
      <w:pPr>
        <w:pStyle w:val="Equation"/>
      </w:pPr>
      <w:r w:rsidRPr="00694965">
        <w:rPr>
          <w:position w:val="-32"/>
        </w:rPr>
        <w:object w:dxaOrig="5480" w:dyaOrig="760">
          <v:shape id="_x0000_i1096" type="#_x0000_t75" style="width:273.5pt;height:38.5pt" o:ole="">
            <v:imagedata r:id="rId280" o:title=""/>
          </v:shape>
          <o:OLEObject Type="Embed" ProgID="Equation.DSMT4" ShapeID="_x0000_i1096" DrawAspect="Content" ObjectID="_1476180425" r:id="rId281"/>
        </w:object>
      </w:r>
    </w:p>
    <w:p w:rsidR="00F82068" w:rsidRDefault="00F82068" w:rsidP="00F82068">
      <w:pPr>
        <w:pStyle w:val="Equation"/>
      </w:pPr>
      <w:r w:rsidRPr="00694965">
        <w:rPr>
          <w:position w:val="-30"/>
        </w:rPr>
        <w:object w:dxaOrig="5300" w:dyaOrig="740">
          <v:shape id="_x0000_i1097" type="#_x0000_t75" style="width:264.5pt;height:36.5pt" o:ole="">
            <v:imagedata r:id="rId282" o:title=""/>
          </v:shape>
          <o:OLEObject Type="Embed" ProgID="Equation.DSMT4" ShapeID="_x0000_i1097" DrawAspect="Content" ObjectID="_1476180426" r:id="rId283"/>
        </w:object>
      </w:r>
    </w:p>
    <w:p w:rsidR="00F82068" w:rsidRDefault="00F82068" w:rsidP="00F82068">
      <w:pPr>
        <w:pStyle w:val="BodyText"/>
      </w:pPr>
      <w:r>
        <w:t xml:space="preserve">where </w:t>
      </w:r>
      <w:r>
        <w:rPr>
          <w:rFonts w:ascii="Symbol" w:hAnsi="Symbol"/>
          <w:i/>
        </w:rPr>
        <w:t></w:t>
      </w:r>
      <w:r>
        <w:rPr>
          <w:i/>
          <w:vertAlign w:val="subscript"/>
        </w:rPr>
        <w:t>throw</w:t>
      </w:r>
      <w:r>
        <w:t xml:space="preserve"> is a user input: the angle between the diffuser slots and vertical; and </w:t>
      </w:r>
      <w:r>
        <w:rPr>
          <w:i/>
        </w:rPr>
        <w:t>H</w:t>
      </w:r>
      <w:r>
        <w:rPr>
          <w:i/>
          <w:vertAlign w:val="subscript"/>
        </w:rPr>
        <w:t>s</w:t>
      </w:r>
      <w:r>
        <w:t xml:space="preserve"> is the source height above the floor (m).</w:t>
      </w:r>
    </w:p>
    <w:p w:rsidR="00F82068" w:rsidRDefault="00F82068" w:rsidP="00F82068">
      <w:pPr>
        <w:pStyle w:val="BodyText"/>
      </w:pPr>
      <w:r>
        <w:t>Next we iterate over the following 2 steps.</w:t>
      </w:r>
    </w:p>
    <w:p w:rsidR="00F82068" w:rsidRDefault="00F82068" w:rsidP="00F82068">
      <w:pPr>
        <w:pStyle w:val="Heading4"/>
      </w:pPr>
      <w:r>
        <w:t>Iterative procedure</w:t>
      </w:r>
    </w:p>
    <w:p w:rsidR="00F82068" w:rsidRDefault="00F82068">
      <w:pPr>
        <w:pStyle w:val="BodyText"/>
        <w:numPr>
          <w:ilvl w:val="0"/>
          <w:numId w:val="8"/>
        </w:numPr>
        <w:tabs>
          <w:tab w:val="clear" w:pos="360"/>
          <w:tab w:val="num" w:pos="1440"/>
        </w:tabs>
        <w:ind w:left="1440"/>
        <w:pPrChange w:id="151" w:author="Lixing Gu" w:date="2014-10-09T10:33:00Z">
          <w:pPr>
            <w:pStyle w:val="BodyText"/>
            <w:numPr>
              <w:numId w:val="18"/>
            </w:numPr>
            <w:tabs>
              <w:tab w:val="num" w:pos="720"/>
              <w:tab w:val="num" w:pos="1440"/>
            </w:tabs>
            <w:ind w:left="1440" w:hanging="720"/>
          </w:pPr>
        </w:pPrChange>
      </w:pPr>
      <w:r>
        <w:t xml:space="preserve">Call subroutine </w:t>
      </w:r>
      <w:r>
        <w:rPr>
          <w:i/>
        </w:rPr>
        <w:t>HcUCSDUF</w:t>
      </w:r>
      <w:r>
        <w:t xml:space="preserve"> to calculate a convective heat transfer coefficient for each surface in the zone, an effective air temperature for each surface, and HA</w:t>
      </w:r>
      <w:r>
        <w:rPr>
          <w:vertAlign w:val="subscript"/>
        </w:rPr>
        <w:t>mx</w:t>
      </w:r>
      <w:r>
        <w:t>, HAT</w:t>
      </w:r>
      <w:r>
        <w:rPr>
          <w:vertAlign w:val="subscript"/>
        </w:rPr>
        <w:t>mx</w:t>
      </w:r>
      <w:r>
        <w:t>, HA</w:t>
      </w:r>
      <w:r>
        <w:rPr>
          <w:vertAlign w:val="subscript"/>
        </w:rPr>
        <w:t>oc</w:t>
      </w:r>
      <w:r>
        <w:t>, HAT</w:t>
      </w:r>
      <w:r>
        <w:rPr>
          <w:vertAlign w:val="subscript"/>
        </w:rPr>
        <w:t>oc</w:t>
      </w:r>
      <w:r>
        <w:t xml:space="preserve">. Here HA is </w:t>
      </w:r>
      <w:r>
        <w:rPr>
          <w:noProof/>
          <w:position w:val="-30"/>
          <w:lang w:eastAsia="zh-CN"/>
        </w:rPr>
        <w:drawing>
          <wp:inline distT="0" distB="0" distL="0" distR="0" wp14:anchorId="6817E399" wp14:editId="778348C2">
            <wp:extent cx="733425" cy="352425"/>
            <wp:effectExtent l="0" t="0" r="9525" b="9525"/>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33425" cy="352425"/>
                    </a:xfrm>
                    <a:prstGeom prst="rect">
                      <a:avLst/>
                    </a:prstGeom>
                    <a:noFill/>
                    <a:ln>
                      <a:noFill/>
                    </a:ln>
                  </pic:spPr>
                </pic:pic>
              </a:graphicData>
            </a:graphic>
          </wp:inline>
        </w:drawing>
      </w:r>
      <w:r>
        <w:t xml:space="preserve"> for a region and HAT is </w:t>
      </w:r>
      <w:r>
        <w:rPr>
          <w:noProof/>
          <w:position w:val="-30"/>
          <w:lang w:eastAsia="zh-CN"/>
        </w:rPr>
        <w:drawing>
          <wp:inline distT="0" distB="0" distL="0" distR="0" wp14:anchorId="028B3510" wp14:editId="317F6095">
            <wp:extent cx="923925" cy="352425"/>
            <wp:effectExtent l="0" t="0" r="9525" b="9525"/>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923925" cy="352425"/>
                    </a:xfrm>
                    <a:prstGeom prst="rect">
                      <a:avLst/>
                    </a:prstGeom>
                    <a:noFill/>
                    <a:ln>
                      <a:noFill/>
                    </a:ln>
                  </pic:spPr>
                </pic:pic>
              </a:graphicData>
            </a:graphic>
          </wp:inline>
        </w:drawing>
      </w:r>
      <w:r>
        <w:t xml:space="preserve"> for a region. The sum is over all the surfaces bounding the region; </w:t>
      </w:r>
      <w:r>
        <w:rPr>
          <w:noProof/>
          <w:position w:val="-14"/>
          <w:lang w:eastAsia="zh-CN"/>
        </w:rPr>
        <w:drawing>
          <wp:inline distT="0" distB="0" distL="0" distR="0" wp14:anchorId="7EA90FB1" wp14:editId="36CBE8CC">
            <wp:extent cx="219075" cy="238125"/>
            <wp:effectExtent l="0" t="0" r="9525" b="9525"/>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t xml:space="preserve"> is the convective heat transfer coefficient for surface i, </w:t>
      </w:r>
      <w:r>
        <w:rPr>
          <w:noProof/>
          <w:position w:val="-12"/>
          <w:lang w:eastAsia="zh-CN"/>
        </w:rPr>
        <w:drawing>
          <wp:inline distT="0" distB="0" distL="0" distR="0" wp14:anchorId="47AE9860" wp14:editId="1018728B">
            <wp:extent cx="161925" cy="228600"/>
            <wp:effectExtent l="0" t="0" r="9525"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t xml:space="preserve"> is the area of surface i,  and </w:t>
      </w:r>
      <w:r>
        <w:rPr>
          <w:noProof/>
          <w:position w:val="-12"/>
          <w:lang w:eastAsia="zh-CN"/>
        </w:rPr>
        <w:drawing>
          <wp:inline distT="0" distB="0" distL="0" distR="0" wp14:anchorId="14EF05E8" wp14:editId="30C24CBB">
            <wp:extent cx="142875" cy="228600"/>
            <wp:effectExtent l="0" t="0" r="9525"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t xml:space="preserve"> is the surface temperature of surface i.</w:t>
      </w:r>
    </w:p>
    <w:p w:rsidR="00F82068" w:rsidRDefault="00F82068">
      <w:pPr>
        <w:pStyle w:val="BodyText"/>
        <w:numPr>
          <w:ilvl w:val="0"/>
          <w:numId w:val="8"/>
        </w:numPr>
        <w:tabs>
          <w:tab w:val="clear" w:pos="360"/>
          <w:tab w:val="num" w:pos="1440"/>
        </w:tabs>
        <w:ind w:left="1440"/>
        <w:pPrChange w:id="152" w:author="Lixing Gu" w:date="2014-10-09T10:33:00Z">
          <w:pPr>
            <w:pStyle w:val="BodyText"/>
            <w:numPr>
              <w:numId w:val="18"/>
            </w:numPr>
            <w:tabs>
              <w:tab w:val="num" w:pos="720"/>
              <w:tab w:val="num" w:pos="1440"/>
            </w:tabs>
            <w:ind w:left="1440" w:hanging="720"/>
          </w:pPr>
        </w:pPrChange>
      </w:pPr>
      <w:r>
        <w:t xml:space="preserve">Calculate the two subzone temperatures: </w:t>
      </w:r>
      <w:r>
        <w:rPr>
          <w:i/>
        </w:rPr>
        <w:t>T</w:t>
      </w:r>
      <w:r>
        <w:rPr>
          <w:i/>
          <w:vertAlign w:val="subscript"/>
        </w:rPr>
        <w:t>oc</w:t>
      </w:r>
      <w:r>
        <w:rPr>
          <w:i/>
        </w:rPr>
        <w:t xml:space="preserve"> </w:t>
      </w:r>
      <w:r>
        <w:t>and</w:t>
      </w:r>
      <w:r>
        <w:rPr>
          <w:i/>
        </w:rPr>
        <w:t xml:space="preserve"> T</w:t>
      </w:r>
      <w:r>
        <w:rPr>
          <w:i/>
          <w:vertAlign w:val="subscript"/>
        </w:rPr>
        <w:t>mx</w:t>
      </w:r>
      <w:r>
        <w:t>.</w:t>
      </w:r>
    </w:p>
    <w:p w:rsidR="00F82068" w:rsidRDefault="00F82068" w:rsidP="00F82068">
      <w:pPr>
        <w:pStyle w:val="BodyText"/>
      </w:pPr>
      <w:r>
        <w:t>The h</w:t>
      </w:r>
      <w:r>
        <w:rPr>
          <w:vertAlign w:val="subscript"/>
        </w:rPr>
        <w:t>c</w:t>
      </w:r>
      <w:r>
        <w:t>’s calculated in step 1 depend on the subzone temperatures. In turn the subzone temperatures depend on the HA and HAT’s calculated in step 1. Hence the need for iteration</w:t>
      </w:r>
    </w:p>
    <w:p w:rsidR="00F82068" w:rsidRDefault="00F82068" w:rsidP="00F82068">
      <w:pPr>
        <w:pStyle w:val="BodyText"/>
      </w:pPr>
      <w:r>
        <w:t>Next we describe each steps 1 and 2 in more detail.</w:t>
      </w:r>
    </w:p>
    <w:p w:rsidR="00F82068" w:rsidRDefault="00F82068" w:rsidP="00F82068">
      <w:pPr>
        <w:pStyle w:val="Heading4"/>
      </w:pPr>
      <w:r>
        <w:t>Step 1</w:t>
      </w:r>
    </w:p>
    <w:p w:rsidR="00F82068" w:rsidRDefault="00F82068" w:rsidP="00F82068">
      <w:pPr>
        <w:pStyle w:val="BodyText"/>
      </w:pPr>
      <w:r>
        <w:t xml:space="preserve">Subroutine </w:t>
      </w:r>
      <w:r>
        <w:rPr>
          <w:i/>
        </w:rPr>
        <w:t>HcUCSDUF</w:t>
      </w:r>
      <w:r>
        <w:t xml:space="preserve"> is quite straightforward. It loops through all the surfaces in each zone and decides whether the surface is located in the upper, mixed subzone or the lower, occupied subzone, or if the surface is in both subzones. If entirely in one subzone the subzone temperature is stored in the surface effective temperature variable </w:t>
      </w:r>
      <w:r>
        <w:rPr>
          <w:i/>
        </w:rPr>
        <w:t xml:space="preserve">TempEffBulkAir(SurfNum) </w:t>
      </w:r>
      <w:r>
        <w:lastRenderedPageBreak/>
        <w:t>and h</w:t>
      </w:r>
      <w:r>
        <w:rPr>
          <w:vertAlign w:val="subscript"/>
        </w:rPr>
        <w:t>c</w:t>
      </w:r>
      <w:r>
        <w:t xml:space="preserve"> for the surface is calculated by a call to subroutine </w:t>
      </w:r>
      <w:r>
        <w:rPr>
          <w:i/>
        </w:rPr>
        <w:t>CalcDetailedHcInForDVModel</w:t>
      </w:r>
      <w:r>
        <w:t xml:space="preserve">. This routine uses the “detailed” natural convection coefficient calculation that depends on surface tilt and </w:t>
      </w:r>
      <w:r>
        <w:rPr>
          <w:noProof/>
          <w:position w:val="-4"/>
          <w:lang w:eastAsia="zh-CN"/>
        </w:rPr>
        <w:drawing>
          <wp:inline distT="0" distB="0" distL="0" distR="0" wp14:anchorId="2906654C" wp14:editId="7568D365">
            <wp:extent cx="371475" cy="190500"/>
            <wp:effectExtent l="0" t="0" r="9525"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t xml:space="preserve">. This calculation is appropriate for situations with low air velocity. </w:t>
      </w:r>
    </w:p>
    <w:p w:rsidR="00F82068" w:rsidRDefault="00F82068" w:rsidP="00F82068">
      <w:pPr>
        <w:pStyle w:val="BodyText"/>
      </w:pPr>
      <w:r>
        <w:t>For surfaces that bound 2 subzones, the subroutine calculates h</w:t>
      </w:r>
      <w:r>
        <w:rPr>
          <w:vertAlign w:val="subscript"/>
        </w:rPr>
        <w:t xml:space="preserve">c </w:t>
      </w:r>
      <w:r>
        <w:t xml:space="preserve">for each subzone and then averages them, weighting by the amount of surface in each subzone. </w:t>
      </w:r>
    </w:p>
    <w:p w:rsidR="00F82068" w:rsidRDefault="00F82068" w:rsidP="00F82068">
      <w:pPr>
        <w:pStyle w:val="BodyText"/>
      </w:pPr>
      <w:r>
        <w:t>During the surface loop, once the h</w:t>
      </w:r>
      <w:r>
        <w:rPr>
          <w:vertAlign w:val="subscript"/>
        </w:rPr>
        <w:t>c</w:t>
      </w:r>
      <w:r>
        <w:t> for a surface is calculated, the appropriate subzone HA and HAT sums are incremented. If a surface is in 2 subzones the HA and HAT for each subzone are incremented based on the area of the surface in each subzone.</w:t>
      </w:r>
    </w:p>
    <w:p w:rsidR="00F82068" w:rsidRDefault="00F82068" w:rsidP="00F82068">
      <w:pPr>
        <w:pStyle w:val="Heading4"/>
      </w:pPr>
      <w:r>
        <w:t>Step 2</w:t>
      </w:r>
    </w:p>
    <w:p w:rsidR="00F82068" w:rsidRDefault="00F82068" w:rsidP="00F82068">
      <w:pPr>
        <w:pStyle w:val="BodyText"/>
      </w:pPr>
      <w:r>
        <w:t xml:space="preserve">The calculation of  subzone temperatures follows the method used in the </w:t>
      </w:r>
      <w:r>
        <w:rPr>
          <w:b/>
          <w:i/>
        </w:rPr>
        <w:t>ZoneTempPredictorCorrector</w:t>
      </w:r>
      <w:r>
        <w:rPr>
          <w:b/>
        </w:rPr>
        <w:t xml:space="preserve"> </w:t>
      </w:r>
      <w:r>
        <w:t xml:space="preserve">module and described in the section </w:t>
      </w:r>
      <w:r>
        <w:rPr>
          <w:b/>
        </w:rPr>
        <w:t>Basis for the System and Zone Integration</w:t>
      </w:r>
      <w:r>
        <w:t>. Namely a third order finite difference expansion of the temperature time derivative is used in updating the subzone temperatures. Otherwise the subzone temperatures are obtained straightforwardly by solving an energy balance equation for each subzone.</w:t>
      </w:r>
    </w:p>
    <w:p w:rsidR="00F82068" w:rsidRDefault="00F82068" w:rsidP="00F82068">
      <w:pPr>
        <w:pStyle w:val="Equation"/>
      </w:pPr>
      <w:r w:rsidRPr="00694965">
        <w:rPr>
          <w:position w:val="-34"/>
        </w:rPr>
        <w:object w:dxaOrig="7940" w:dyaOrig="800">
          <v:shape id="_x0000_i1098" type="#_x0000_t75" style="width:396pt;height:40pt" o:ole="">
            <v:imagedata r:id="rId284" o:title=""/>
          </v:shape>
          <o:OLEObject Type="Embed" ProgID="Equation.DSMT4" ShapeID="_x0000_i1098" DrawAspect="Content" ObjectID="_1476180427" r:id="rId285"/>
        </w:object>
      </w:r>
      <w:r w:rsidRPr="00694965">
        <w:rPr>
          <w:position w:val="-34"/>
        </w:rPr>
        <w:object w:dxaOrig="7220" w:dyaOrig="800">
          <v:shape id="_x0000_i1099" type="#_x0000_t75" style="width:360.5pt;height:40pt" o:ole="">
            <v:imagedata r:id="rId286" o:title=""/>
          </v:shape>
          <o:OLEObject Type="Embed" ProgID="Equation.DSMT4" ShapeID="_x0000_i1099" DrawAspect="Content" ObjectID="_1476180428" r:id="rId287"/>
        </w:object>
      </w:r>
    </w:p>
    <w:p w:rsidR="00F82068" w:rsidRDefault="00F82068" w:rsidP="00F82068">
      <w:pPr>
        <w:pStyle w:val="BodyText"/>
      </w:pPr>
      <w:r>
        <w:t xml:space="preserve">Here </w:t>
      </w:r>
      <w:r>
        <w:rPr>
          <w:noProof/>
          <w:position w:val="-14"/>
          <w:lang w:eastAsia="zh-CN"/>
        </w:rPr>
        <w:drawing>
          <wp:inline distT="0" distB="0" distL="0" distR="0" wp14:anchorId="5182D223" wp14:editId="22C459B7">
            <wp:extent cx="371475" cy="238125"/>
            <wp:effectExtent l="0" t="0" r="9525" b="9525"/>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61B28284" wp14:editId="1845F545">
            <wp:extent cx="390525" cy="238125"/>
            <wp:effectExtent l="0" t="0" r="0" b="9525"/>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are the heat capacities of the air volume in each subzone. </w:t>
      </w:r>
      <w:r>
        <w:rPr>
          <w:noProof/>
          <w:position w:val="-14"/>
          <w:lang w:eastAsia="zh-CN"/>
        </w:rPr>
        <w:drawing>
          <wp:inline distT="0" distB="0" distL="0" distR="0" wp14:anchorId="4EDF2072" wp14:editId="60ECA116">
            <wp:extent cx="390525" cy="238125"/>
            <wp:effectExtent l="0" t="0" r="0" b="9525"/>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is calculated by</w:t>
      </w:r>
    </w:p>
    <w:p w:rsidR="00F82068" w:rsidRDefault="00F82068" w:rsidP="00F82068">
      <w:pPr>
        <w:pStyle w:val="Equation"/>
      </w:pPr>
      <w:r>
        <w:rPr>
          <w:noProof/>
          <w:position w:val="-14"/>
          <w:lang w:eastAsia="zh-CN"/>
        </w:rPr>
        <w:drawing>
          <wp:inline distT="0" distB="0" distL="0" distR="0" wp14:anchorId="70ECA381" wp14:editId="414975E3">
            <wp:extent cx="3629025" cy="238125"/>
            <wp:effectExtent l="0" t="0" r="9525" b="9525"/>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629025" cy="238125"/>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3A3C6034" wp14:editId="39438375">
            <wp:extent cx="1524000" cy="238125"/>
            <wp:effectExtent l="0" t="0" r="0" b="9525"/>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p>
    <w:p w:rsidR="00F82068" w:rsidRDefault="00F82068" w:rsidP="00F82068">
      <w:pPr>
        <w:pStyle w:val="Equation"/>
        <w:ind w:left="1080"/>
      </w:pPr>
      <w:r>
        <w:t xml:space="preserve">The gains fraction </w:t>
      </w:r>
      <w:r>
        <w:rPr>
          <w:noProof/>
          <w:position w:val="-14"/>
          <w:lang w:eastAsia="zh-CN"/>
        </w:rPr>
        <w:drawing>
          <wp:inline distT="0" distB="0" distL="0" distR="0" wp14:anchorId="6E16EDCD" wp14:editId="00ADCA90">
            <wp:extent cx="390525" cy="238125"/>
            <wp:effectExtent l="0" t="0" r="0" b="9525"/>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is a user input via a schedule. It is the fraction of the convective gains in the occupied subzone that remain in that subzone.</w:t>
      </w:r>
    </w:p>
    <w:p w:rsidR="00F82068" w:rsidRDefault="00F82068" w:rsidP="00F82068">
      <w:pPr>
        <w:pStyle w:val="BodyText"/>
      </w:pPr>
      <w:r>
        <w:t>The other subzone air heat capacities are calculated in the same manner.</w:t>
      </w:r>
    </w:p>
    <w:p w:rsidR="00F82068" w:rsidRDefault="00F82068" w:rsidP="00F82068">
      <w:pPr>
        <w:pStyle w:val="Heading4"/>
      </w:pPr>
      <w:r>
        <w:t>Mixed calculation</w:t>
      </w:r>
    </w:p>
    <w:p w:rsidR="00F82068" w:rsidRDefault="00F82068" w:rsidP="00F82068">
      <w:pPr>
        <w:pStyle w:val="BodyText"/>
      </w:pPr>
      <w:r>
        <w:t>The above iterative procedure assumed that the UFAD nonuniform zone model was appropriate: i.e., conditions were favorable temperature stratification in the zone. Now that this calculation is complete and the subzone temperatures and depths calculated, we check to see if this assumption was justified. If not, zone conditions must be recalculated assuming a well-mixed zone.</w:t>
      </w:r>
    </w:p>
    <w:p w:rsidR="00F82068" w:rsidRDefault="00F82068" w:rsidP="00F82068">
      <w:pPr>
        <w:pStyle w:val="BodyText"/>
      </w:pPr>
      <w:r>
        <w:t xml:space="preserve">If </w:t>
      </w:r>
      <w:r>
        <w:rPr>
          <w:noProof/>
          <w:position w:val="-12"/>
          <w:lang w:eastAsia="zh-CN"/>
        </w:rPr>
        <w:drawing>
          <wp:inline distT="0" distB="0" distL="0" distR="0" wp14:anchorId="264097CF" wp14:editId="170C9B19">
            <wp:extent cx="533400" cy="228600"/>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t xml:space="preserve"> or </w:t>
      </w:r>
      <w:r>
        <w:rPr>
          <w:noProof/>
          <w:position w:val="-12"/>
          <w:lang w:eastAsia="zh-CN"/>
        </w:rPr>
        <w:drawing>
          <wp:inline distT="0" distB="0" distL="0" distR="0" wp14:anchorId="59A6C437" wp14:editId="6DC26807">
            <wp:extent cx="685800" cy="2286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t xml:space="preserve"> or </w:t>
      </w:r>
      <w:r w:rsidRPr="00694965">
        <w:rPr>
          <w:position w:val="-14"/>
        </w:rPr>
        <w:object w:dxaOrig="1920" w:dyaOrig="380">
          <v:shape id="_x0000_i1100" type="#_x0000_t75" style="width:96pt;height:19pt" o:ole="">
            <v:imagedata r:id="rId288" o:title=""/>
          </v:shape>
          <o:OLEObject Type="Embed" ProgID="Equation.DSMT4" ShapeID="_x0000_i1100" DrawAspect="Content" ObjectID="_1476180429" r:id="rId289"/>
        </w:object>
      </w:r>
      <w:r>
        <w:t xml:space="preserve"> then the following mixed calculation will replace the UFAD interior zone calculation.</w:t>
      </w:r>
    </w:p>
    <w:p w:rsidR="00F82068" w:rsidRDefault="00F82068" w:rsidP="00F82068">
      <w:pPr>
        <w:pStyle w:val="BlockQuotation"/>
      </w:pPr>
      <w:r>
        <w:rPr>
          <w:b/>
        </w:rPr>
        <w:t xml:space="preserve">Note: </w:t>
      </w:r>
      <w:r>
        <w:t xml:space="preserve"> </w:t>
      </w:r>
      <w:r>
        <w:rPr>
          <w:noProof/>
          <w:position w:val="-14"/>
          <w:lang w:eastAsia="zh-CN"/>
        </w:rPr>
        <w:drawing>
          <wp:inline distT="0" distB="0" distL="0" distR="0" wp14:anchorId="561DC83B" wp14:editId="4F976AA8">
            <wp:extent cx="495300" cy="238125"/>
            <wp:effectExtent l="0" t="0" r="0" b="9525"/>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t xml:space="preserve"> is the minimum thickness of occupied subzone. It is set to 0.2 meters. </w:t>
      </w:r>
    </w:p>
    <w:p w:rsidR="00F82068" w:rsidRDefault="00F82068" w:rsidP="00F82068">
      <w:pPr>
        <w:pStyle w:val="BodyText"/>
      </w:pPr>
      <w:r>
        <w:t xml:space="preserve">The mixed calculation iteratively calculates surface convection coefficients and room temperature just like the displacement ventilation calculation described above. In the mixed </w:t>
      </w:r>
      <w:r>
        <w:lastRenderedPageBreak/>
        <w:t xml:space="preserve">case however, only one zone temperature </w:t>
      </w:r>
      <w:r>
        <w:rPr>
          <w:i/>
        </w:rPr>
        <w:t>T</w:t>
      </w:r>
      <w:r>
        <w:rPr>
          <w:i/>
          <w:vertAlign w:val="subscript"/>
        </w:rPr>
        <w:t>avg</w:t>
      </w:r>
      <w:r>
        <w:t xml:space="preserve"> is calculated. The 3 subzone temperatures are then set equal to </w:t>
      </w:r>
      <w:r>
        <w:rPr>
          <w:i/>
        </w:rPr>
        <w:t>T</w:t>
      </w:r>
      <w:r>
        <w:rPr>
          <w:i/>
          <w:vertAlign w:val="subscript"/>
        </w:rPr>
        <w:t>avg</w:t>
      </w:r>
      <w:r>
        <w:t>.</w:t>
      </w:r>
    </w:p>
    <w:p w:rsidR="00F82068" w:rsidRDefault="00F82068" w:rsidP="00F82068">
      <w:pPr>
        <w:pStyle w:val="BodyText"/>
      </w:pPr>
      <w:r>
        <w:t xml:space="preserve">First, </w:t>
      </w:r>
      <w:r>
        <w:rPr>
          <w:i/>
        </w:rPr>
        <w:t>Fr</w:t>
      </w:r>
      <w:r>
        <w:rPr>
          <w:i/>
          <w:vertAlign w:val="subscript"/>
        </w:rPr>
        <w:t>hb</w:t>
      </w:r>
      <w:r>
        <w:t xml:space="preserve">  is set equal to zero.</w:t>
      </w:r>
    </w:p>
    <w:p w:rsidR="00F82068" w:rsidRDefault="00F82068" w:rsidP="00F82068">
      <w:pPr>
        <w:pStyle w:val="BodyText"/>
      </w:pPr>
      <w:r>
        <w:t>Then the code iterates over these steps.</w:t>
      </w:r>
    </w:p>
    <w:p w:rsidR="00F82068" w:rsidRDefault="00F82068" w:rsidP="00F82068">
      <w:pPr>
        <w:pStyle w:val="BodyText"/>
        <w:ind w:left="1440"/>
      </w:pPr>
      <w:r>
        <w:t xml:space="preserve">Calculate </w:t>
      </w:r>
      <w:r>
        <w:rPr>
          <w:i/>
        </w:rPr>
        <w:t>T</w:t>
      </w:r>
      <w:r>
        <w:rPr>
          <w:i/>
          <w:vertAlign w:val="subscript"/>
        </w:rPr>
        <w:t>avg</w:t>
      </w:r>
      <w:r>
        <w:t xml:space="preserve"> using</w:t>
      </w:r>
    </w:p>
    <w:p w:rsidR="00F82068" w:rsidRDefault="00F82068" w:rsidP="00F82068">
      <w:pPr>
        <w:pStyle w:val="Equation"/>
      </w:pPr>
      <w:r w:rsidRPr="00694965">
        <w:rPr>
          <w:position w:val="-34"/>
        </w:rPr>
        <w:object w:dxaOrig="7540" w:dyaOrig="800">
          <v:shape id="_x0000_i1101" type="#_x0000_t75" style="width:378pt;height:40pt" o:ole="">
            <v:imagedata r:id="rId290" o:title=""/>
          </v:shape>
          <o:OLEObject Type="Embed" ProgID="Equation.DSMT4" ShapeID="_x0000_i1101" DrawAspect="Content" ObjectID="_1476180430" r:id="rId291"/>
        </w:object>
      </w:r>
    </w:p>
    <w:p w:rsidR="00F82068" w:rsidRDefault="00F82068" w:rsidP="00F82068">
      <w:pPr>
        <w:pStyle w:val="Equation"/>
        <w:ind w:left="2160"/>
      </w:pPr>
      <w:r>
        <w:rPr>
          <w:noProof/>
          <w:position w:val="-14"/>
          <w:lang w:eastAsia="zh-CN"/>
        </w:rPr>
        <w:drawing>
          <wp:inline distT="0" distB="0" distL="0" distR="0" wp14:anchorId="7EE38618" wp14:editId="799C4977">
            <wp:extent cx="600075" cy="238125"/>
            <wp:effectExtent l="0" t="0" r="9525" b="9525"/>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7BBB5915" wp14:editId="5D556866">
            <wp:extent cx="571500" cy="238125"/>
            <wp:effectExtent l="0" t="0" r="0" b="9525"/>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p>
    <w:p w:rsidR="00F82068" w:rsidRDefault="00F82068" w:rsidP="00F82068">
      <w:pPr>
        <w:pStyle w:val="BodyText"/>
        <w:ind w:left="1440"/>
      </w:pPr>
      <w:r>
        <w:t xml:space="preserve">Call </w:t>
      </w:r>
      <w:r>
        <w:rPr>
          <w:i/>
        </w:rPr>
        <w:t xml:space="preserve">HcUCSDUF </w:t>
      </w:r>
      <w:r>
        <w:t xml:space="preserve">to calculate the </w:t>
      </w:r>
      <w:r>
        <w:rPr>
          <w:i/>
        </w:rPr>
        <w:t>h</w:t>
      </w:r>
      <w:r>
        <w:rPr>
          <w:i/>
          <w:vertAlign w:val="subscript"/>
        </w:rPr>
        <w:t>c</w:t>
      </w:r>
      <w:r>
        <w:t>’s.</w:t>
      </w:r>
    </w:p>
    <w:p w:rsidR="00F82068" w:rsidRDefault="00F82068" w:rsidP="00F82068">
      <w:pPr>
        <w:pStyle w:val="BodyText"/>
        <w:ind w:left="1440"/>
      </w:pPr>
      <w:r>
        <w:t>Repeat step 1</w:t>
      </w:r>
    </w:p>
    <w:p w:rsidR="00F82068" w:rsidRDefault="00F82068" w:rsidP="00F82068">
      <w:pPr>
        <w:pStyle w:val="Heading4"/>
      </w:pPr>
      <w:r>
        <w:t>Final calculations</w:t>
      </w:r>
    </w:p>
    <w:p w:rsidR="00F82068" w:rsidRDefault="00F82068" w:rsidP="00F82068">
      <w:pPr>
        <w:pStyle w:val="Equation"/>
        <w:ind w:left="1080"/>
      </w:pPr>
      <w:r>
        <w:t xml:space="preserve">The UFAD interior zone calculation finishes by calculating some report variables. </w:t>
      </w:r>
    </w:p>
    <w:p w:rsidR="00F82068" w:rsidRDefault="00F82068" w:rsidP="00F82068">
      <w:pPr>
        <w:pStyle w:val="BodyText"/>
      </w:pPr>
      <w:r>
        <w:t>We define heights:</w:t>
      </w:r>
    </w:p>
    <w:p w:rsidR="00F82068" w:rsidRDefault="00F82068" w:rsidP="00F82068">
      <w:pPr>
        <w:pStyle w:val="Equation"/>
      </w:pPr>
      <w:r>
        <w:rPr>
          <w:noProof/>
          <w:position w:val="-12"/>
          <w:lang w:eastAsia="zh-CN"/>
        </w:rPr>
        <w:drawing>
          <wp:inline distT="0" distB="0" distL="0" distR="0" wp14:anchorId="3092EEF1" wp14:editId="0FE55DE2">
            <wp:extent cx="1104900" cy="22860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6D4F61C5" wp14:editId="1966A506">
            <wp:extent cx="1590675" cy="238125"/>
            <wp:effectExtent l="0" t="0" r="9525" b="9525"/>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r>
    </w:p>
    <w:p w:rsidR="00F82068" w:rsidRDefault="00F82068" w:rsidP="00F82068">
      <w:pPr>
        <w:pStyle w:val="Equation"/>
      </w:pPr>
      <w:r w:rsidRPr="00694965">
        <w:rPr>
          <w:position w:val="-14"/>
        </w:rPr>
        <w:object w:dxaOrig="1660" w:dyaOrig="380">
          <v:shape id="_x0000_i1102" type="#_x0000_t75" style="width:83pt;height:19pt" o:ole="">
            <v:imagedata r:id="rId292" o:title=""/>
          </v:shape>
          <o:OLEObject Type="Embed" ProgID="Equation.DSMT4" ShapeID="_x0000_i1102" DrawAspect="Content" ObjectID="_1476180431" r:id="rId293"/>
        </w:object>
      </w:r>
    </w:p>
    <w:p w:rsidR="00F82068" w:rsidRDefault="00F82068" w:rsidP="00F82068">
      <w:pPr>
        <w:pStyle w:val="BodyText"/>
      </w:pPr>
      <w:r>
        <w:t>Using the user defined comfort height we calculate the comfort  temperature.</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11D5A4BC" wp14:editId="4C1D73B3">
            <wp:extent cx="676275" cy="238125"/>
            <wp:effectExtent l="0" t="0" r="9525" b="9525"/>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676275" cy="238125"/>
                    </a:xfrm>
                    <a:prstGeom prst="rect">
                      <a:avLst/>
                    </a:prstGeom>
                    <a:noFill/>
                    <a:ln>
                      <a:noFill/>
                    </a:ln>
                  </pic:spPr>
                </pic:pic>
              </a:graphicData>
            </a:graphic>
          </wp:inline>
        </w:drawing>
      </w:r>
    </w:p>
    <w:p w:rsidR="00F82068" w:rsidRDefault="00F82068" w:rsidP="00F82068">
      <w:pPr>
        <w:pStyle w:val="BodyText"/>
      </w:pPr>
      <w:r>
        <w:t>If UFAD:</w:t>
      </w:r>
    </w:p>
    <w:p w:rsidR="00F82068" w:rsidRDefault="00F82068" w:rsidP="00F82068">
      <w:pPr>
        <w:pStyle w:val="BodyText"/>
        <w:ind w:left="1440"/>
      </w:pPr>
      <w:r>
        <w:t xml:space="preserve">If  </w:t>
      </w:r>
      <w:r>
        <w:rPr>
          <w:noProof/>
          <w:position w:val="-14"/>
          <w:lang w:eastAsia="zh-CN"/>
        </w:rPr>
        <w:drawing>
          <wp:inline distT="0" distB="0" distL="0" distR="0" wp14:anchorId="20EC64BC" wp14:editId="27E13772">
            <wp:extent cx="876300" cy="238125"/>
            <wp:effectExtent l="0" t="0" r="0" b="9525"/>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p>
    <w:p w:rsidR="00F82068" w:rsidRDefault="00F82068" w:rsidP="00F82068">
      <w:pPr>
        <w:pStyle w:val="Equation"/>
        <w:ind w:left="2160"/>
      </w:pPr>
      <w:r w:rsidRPr="00694965">
        <w:rPr>
          <w:position w:val="-14"/>
        </w:rPr>
        <w:object w:dxaOrig="1040" w:dyaOrig="380">
          <v:shape id="_x0000_i1103" type="#_x0000_t75" style="width:51.5pt;height:19pt" o:ole="">
            <v:imagedata r:id="rId294" o:title=""/>
          </v:shape>
          <o:OLEObject Type="Embed" ProgID="Equation.DSMT4" ShapeID="_x0000_i1103" DrawAspect="Content" ObjectID="_1476180432" r:id="rId295"/>
        </w:object>
      </w:r>
    </w:p>
    <w:p w:rsidR="00F82068" w:rsidRDefault="00F82068" w:rsidP="00F82068">
      <w:pPr>
        <w:pStyle w:val="BodyText"/>
        <w:ind w:left="1440"/>
      </w:pPr>
      <w:r>
        <w:t xml:space="preserve">Else if </w:t>
      </w:r>
      <w:r>
        <w:rPr>
          <w:noProof/>
          <w:position w:val="-14"/>
          <w:lang w:eastAsia="zh-CN"/>
        </w:rPr>
        <w:drawing>
          <wp:inline distT="0" distB="0" distL="0" distR="0" wp14:anchorId="0618DE45" wp14:editId="0313A5FB">
            <wp:extent cx="876300" cy="238125"/>
            <wp:effectExtent l="0" t="0" r="0" b="9525"/>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23D34868" wp14:editId="7B8D766D">
            <wp:extent cx="885825" cy="238125"/>
            <wp:effectExtent l="0" t="0" r="9525" b="952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7D0530B9" wp14:editId="4B2B3699">
            <wp:extent cx="3933825" cy="238125"/>
            <wp:effectExtent l="0" t="0" r="9525" b="952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933825"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53DA5C21" wp14:editId="7B0D41F0">
            <wp:extent cx="885825" cy="238125"/>
            <wp:effectExtent l="0" t="0" r="9525" b="9525"/>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46A7A03A" wp14:editId="27BABDA5">
            <wp:extent cx="790575" cy="238125"/>
            <wp:effectExtent l="0" t="0" r="9525" b="9525"/>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lastRenderedPageBreak/>
        <w:drawing>
          <wp:inline distT="0" distB="0" distL="0" distR="0" wp14:anchorId="420A1DFC" wp14:editId="192D2B7C">
            <wp:extent cx="647700" cy="238125"/>
            <wp:effectExtent l="0" t="0" r="0" b="952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p w:rsidR="00F82068" w:rsidRDefault="00F82068" w:rsidP="00F82068">
      <w:pPr>
        <w:pStyle w:val="BodyText"/>
      </w:pPr>
      <w:r>
        <w:t>Using the user defined thermostat height we calculate the temperature at the thermostat.</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74E9ECD7" wp14:editId="4D2FE82B">
            <wp:extent cx="619125" cy="238125"/>
            <wp:effectExtent l="0" t="0" r="9525" b="9525"/>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p w:rsidR="00F82068" w:rsidRDefault="00F82068" w:rsidP="00F82068">
      <w:pPr>
        <w:pStyle w:val="BodyText"/>
      </w:pPr>
      <w:r>
        <w:t>If UFAD:</w:t>
      </w:r>
    </w:p>
    <w:p w:rsidR="00F82068" w:rsidRDefault="00F82068" w:rsidP="00F82068">
      <w:pPr>
        <w:pStyle w:val="BodyText"/>
        <w:ind w:left="1440"/>
      </w:pPr>
      <w:r>
        <w:t>If</w:t>
      </w:r>
      <w:r>
        <w:rPr>
          <w:noProof/>
          <w:position w:val="-14"/>
          <w:lang w:eastAsia="zh-CN"/>
        </w:rPr>
        <w:drawing>
          <wp:inline distT="0" distB="0" distL="0" distR="0" wp14:anchorId="41EAA166" wp14:editId="613E8F7C">
            <wp:extent cx="809625" cy="238125"/>
            <wp:effectExtent l="0" t="0" r="9525" b="9525"/>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p w:rsidR="00F82068" w:rsidRDefault="00F82068" w:rsidP="00F82068">
      <w:pPr>
        <w:pStyle w:val="Equation"/>
        <w:ind w:left="2160"/>
      </w:pPr>
      <w:r w:rsidRPr="00694965">
        <w:rPr>
          <w:position w:val="-12"/>
        </w:rPr>
        <w:object w:dxaOrig="960" w:dyaOrig="360">
          <v:shape id="_x0000_i1104" type="#_x0000_t75" style="width:48pt;height:18pt" o:ole="">
            <v:imagedata r:id="rId296" o:title=""/>
          </v:shape>
          <o:OLEObject Type="Embed" ProgID="Equation.DSMT4" ShapeID="_x0000_i1104" DrawAspect="Content" ObjectID="_1476180433" r:id="rId297"/>
        </w:object>
      </w:r>
    </w:p>
    <w:p w:rsidR="00F82068" w:rsidRDefault="00F82068" w:rsidP="00F82068">
      <w:pPr>
        <w:pStyle w:val="BodyText"/>
        <w:ind w:left="1440"/>
      </w:pPr>
      <w:r>
        <w:t xml:space="preserve">Else if </w:t>
      </w:r>
      <w:r>
        <w:rPr>
          <w:noProof/>
          <w:position w:val="-14"/>
          <w:lang w:eastAsia="zh-CN"/>
        </w:rPr>
        <w:drawing>
          <wp:inline distT="0" distB="0" distL="0" distR="0" wp14:anchorId="38136230" wp14:editId="5AAA929E">
            <wp:extent cx="809625" cy="238125"/>
            <wp:effectExtent l="0" t="0" r="9525" b="9525"/>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5CC7A6AA" wp14:editId="7251BDD8">
            <wp:extent cx="838200" cy="238125"/>
            <wp:effectExtent l="0" t="0" r="0" b="9525"/>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44ECEB80" wp14:editId="501353DB">
            <wp:extent cx="3771900" cy="238125"/>
            <wp:effectExtent l="0" t="0" r="0" b="9525"/>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771900"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1084E7E8" wp14:editId="55C15F9C">
            <wp:extent cx="838200" cy="238125"/>
            <wp:effectExtent l="0" t="0" r="0" b="9525"/>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t xml:space="preserve"> and </w:t>
      </w:r>
      <w:r>
        <w:rPr>
          <w:noProof/>
          <w:position w:val="-12"/>
          <w:lang w:eastAsia="zh-CN"/>
        </w:rPr>
        <w:drawing>
          <wp:inline distT="0" distB="0" distL="0" distR="0" wp14:anchorId="767DC394" wp14:editId="51C4F1C9">
            <wp:extent cx="733425" cy="228600"/>
            <wp:effectExtent l="0" t="0" r="9525"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p>
    <w:p w:rsidR="00F82068" w:rsidRDefault="00F82068" w:rsidP="00F82068">
      <w:pPr>
        <w:pStyle w:val="Equation"/>
        <w:ind w:left="2160"/>
      </w:pPr>
      <w:r>
        <w:rPr>
          <w:noProof/>
          <w:position w:val="-12"/>
          <w:lang w:eastAsia="zh-CN"/>
        </w:rPr>
        <w:drawing>
          <wp:inline distT="0" distB="0" distL="0" distR="0" wp14:anchorId="0B7C90F4" wp14:editId="44D18774">
            <wp:extent cx="600075" cy="228600"/>
            <wp:effectExtent l="0" t="0" r="9525"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p>
    <w:p w:rsidR="00F82068" w:rsidRDefault="00F82068" w:rsidP="00F82068">
      <w:pPr>
        <w:pStyle w:val="BodyText"/>
        <w:jc w:val="left"/>
      </w:pPr>
      <w:r>
        <w:t>The average temperature gradient is:</w:t>
      </w:r>
    </w:p>
    <w:p w:rsidR="00F82068" w:rsidRDefault="00F82068" w:rsidP="00F82068">
      <w:pPr>
        <w:pStyle w:val="BodyText"/>
        <w:ind w:left="1440"/>
        <w:jc w:val="left"/>
      </w:pPr>
      <w:r>
        <w:t xml:space="preserve">If </w:t>
      </w:r>
      <w:r w:rsidRPr="00694965">
        <w:rPr>
          <w:position w:val="-14"/>
        </w:rPr>
        <w:object w:dxaOrig="2020" w:dyaOrig="380">
          <v:shape id="_x0000_i1105" type="#_x0000_t75" style="width:101pt;height:19pt" o:ole="">
            <v:imagedata r:id="rId298" o:title=""/>
          </v:shape>
          <o:OLEObject Type="Embed" ProgID="Equation.DSMT4" ShapeID="_x0000_i1105" DrawAspect="Content" ObjectID="_1476180434" r:id="rId299"/>
        </w:object>
      </w:r>
    </w:p>
    <w:p w:rsidR="00F82068" w:rsidRDefault="00F82068" w:rsidP="00F82068">
      <w:pPr>
        <w:pStyle w:val="Equation"/>
      </w:pPr>
      <w:r w:rsidRPr="00694965">
        <w:rPr>
          <w:position w:val="-14"/>
        </w:rPr>
        <w:object w:dxaOrig="3920" w:dyaOrig="380">
          <v:shape id="_x0000_i1106" type="#_x0000_t75" style="width:196pt;height:19pt" o:ole="">
            <v:imagedata r:id="rId300" o:title=""/>
          </v:shape>
          <o:OLEObject Type="Embed" ProgID="Equation.DSMT4" ShapeID="_x0000_i1106" DrawAspect="Content" ObjectID="_1476180435" r:id="rId301"/>
        </w:object>
      </w:r>
    </w:p>
    <w:p w:rsidR="00F82068" w:rsidRDefault="00F82068" w:rsidP="00F82068">
      <w:pPr>
        <w:pStyle w:val="BodyText"/>
        <w:ind w:left="1440"/>
        <w:jc w:val="left"/>
      </w:pPr>
      <w:r>
        <w:t xml:space="preserve">else </w:t>
      </w:r>
      <w:r w:rsidRPr="00694965">
        <w:rPr>
          <w:position w:val="-14"/>
        </w:rPr>
        <w:object w:dxaOrig="1460" w:dyaOrig="380">
          <v:shape id="_x0000_i1107" type="#_x0000_t75" style="width:73pt;height:19pt" o:ole="">
            <v:imagedata r:id="rId302" o:title=""/>
          </v:shape>
          <o:OLEObject Type="Embed" ProgID="Equation.DSMT4" ShapeID="_x0000_i1107" DrawAspect="Content" ObjectID="_1476180436" r:id="rId303"/>
        </w:object>
      </w:r>
    </w:p>
    <w:p w:rsidR="00F82068" w:rsidRDefault="00F82068" w:rsidP="00F82068">
      <w:pPr>
        <w:pStyle w:val="BodyText"/>
        <w:jc w:val="left"/>
      </w:pPr>
      <w:r>
        <w:t xml:space="preserve">Finally, the zone node temperature is set to </w:t>
      </w:r>
      <w:r>
        <w:rPr>
          <w:i/>
        </w:rPr>
        <w:t>T</w:t>
      </w:r>
      <w:r>
        <w:rPr>
          <w:i/>
          <w:vertAlign w:val="subscript"/>
        </w:rPr>
        <w:t>mx</w:t>
      </w:r>
      <w:r>
        <w:t>.</w:t>
      </w:r>
    </w:p>
    <w:p w:rsidR="00F82068" w:rsidRDefault="00F82068" w:rsidP="00F82068">
      <w:pPr>
        <w:pStyle w:val="BodyText"/>
        <w:jc w:val="left"/>
      </w:pPr>
      <w:r>
        <w:t xml:space="preserve">Other variables that are reported out are </w:t>
      </w:r>
      <w:r w:rsidRPr="00694965">
        <w:rPr>
          <w:position w:val="-4"/>
        </w:rPr>
        <w:object w:dxaOrig="220" w:dyaOrig="240">
          <v:shape id="_x0000_i1108" type="#_x0000_t75" style="width:11.5pt;height:12pt" o:ole="">
            <v:imagedata r:id="rId304" o:title=""/>
          </v:shape>
          <o:OLEObject Type="Embed" ProgID="Equation.DSMT4" ShapeID="_x0000_i1108" DrawAspect="Content" ObjectID="_1476180437" r:id="rId305"/>
        </w:object>
      </w:r>
      <w:r>
        <w:t xml:space="preserve">and </w:t>
      </w:r>
      <w:r w:rsidRPr="00694965">
        <w:rPr>
          <w:position w:val="-10"/>
        </w:rPr>
        <w:object w:dxaOrig="200" w:dyaOrig="320">
          <v:shape id="_x0000_i1109" type="#_x0000_t75" style="width:10pt;height:15.5pt" o:ole="">
            <v:imagedata r:id="rId306" o:title=""/>
          </v:shape>
          <o:OLEObject Type="Embed" ProgID="Equation.DSMT4" ShapeID="_x0000_i1109" DrawAspect="Content" ObjectID="_1476180438" r:id="rId307"/>
        </w:object>
      </w:r>
      <w:r>
        <w:t>.</w:t>
      </w:r>
    </w:p>
    <w:p w:rsidR="00F82068" w:rsidRDefault="00F82068" w:rsidP="00F82068">
      <w:pPr>
        <w:pStyle w:val="Equation"/>
      </w:pPr>
      <w:r w:rsidRPr="00694965">
        <w:rPr>
          <w:position w:val="-14"/>
        </w:rPr>
        <w:object w:dxaOrig="2600" w:dyaOrig="380">
          <v:shape id="_x0000_i1110" type="#_x0000_t75" style="width:129.5pt;height:19pt" o:ole="">
            <v:imagedata r:id="rId308" o:title=""/>
          </v:shape>
          <o:OLEObject Type="Embed" ProgID="Equation.DSMT4" ShapeID="_x0000_i1110" DrawAspect="Content" ObjectID="_1476180439" r:id="rId309"/>
        </w:object>
      </w:r>
    </w:p>
    <w:p w:rsidR="00F82068" w:rsidRDefault="00F82068" w:rsidP="00F82068">
      <w:pPr>
        <w:pStyle w:val="BodyText"/>
      </w:pPr>
      <w:r>
        <w:t xml:space="preserve">where </w:t>
      </w:r>
      <w:r w:rsidRPr="00694965">
        <w:rPr>
          <w:position w:val="-14"/>
        </w:rPr>
        <w:object w:dxaOrig="380" w:dyaOrig="380">
          <v:shape id="_x0000_i1111" type="#_x0000_t75" style="width:19pt;height:19pt" o:ole="">
            <v:imagedata r:id="rId310" o:title=""/>
          </v:shape>
          <o:OLEObject Type="Embed" ProgID="Equation.DSMT4" ShapeID="_x0000_i1111" DrawAspect="Content" ObjectID="_1476180440" r:id="rId311"/>
        </w:object>
      </w:r>
      <w:r>
        <w:t>is the zone supply air temperature.</w:t>
      </w:r>
    </w:p>
    <w:p w:rsidR="00F82068" w:rsidRDefault="00F82068" w:rsidP="00F82068">
      <w:pPr>
        <w:pStyle w:val="Heading4"/>
      </w:pPr>
      <w:r>
        <w:t>References</w:t>
      </w:r>
    </w:p>
    <w:p w:rsidR="00F82068" w:rsidRDefault="00F82068" w:rsidP="00F82068">
      <w:pPr>
        <w:pStyle w:val="BodyText"/>
      </w:pPr>
      <w:r>
        <w:t>Lin, Y.J. and P.F. Linden. 2005. A model for an under floor air distribution system.</w:t>
      </w:r>
      <w:r>
        <w:rPr>
          <w:i/>
        </w:rPr>
        <w:t xml:space="preserve"> </w:t>
      </w:r>
      <w:r>
        <w:rPr>
          <w:u w:val="single"/>
        </w:rPr>
        <w:t xml:space="preserve">Energy&amp;Building, </w:t>
      </w:r>
      <w:r>
        <w:t>Vol. 37, pp. 399-409.</w:t>
      </w:r>
    </w:p>
    <w:p w:rsidR="00F82068" w:rsidRDefault="00F82068" w:rsidP="00F82068">
      <w:pPr>
        <w:pStyle w:val="Heading3"/>
      </w:pPr>
      <w:bookmarkStart w:id="153" w:name="_Toc399401251"/>
      <w:r>
        <w:t>Under-Floor Air Distribution Exterior Zone Model</w:t>
      </w:r>
      <w:bookmarkEnd w:id="153"/>
    </w:p>
    <w:p w:rsidR="00F82068" w:rsidRDefault="00F82068" w:rsidP="00F82068">
      <w:pPr>
        <w:pStyle w:val="Heading4"/>
      </w:pPr>
      <w:r>
        <w:t>Overview</w:t>
      </w:r>
    </w:p>
    <w:p w:rsidR="00F82068" w:rsidRDefault="00F82068" w:rsidP="00F82068">
      <w:pPr>
        <w:pStyle w:val="BodyText"/>
      </w:pPr>
      <w:r>
        <w:t xml:space="preserve">The input object </w:t>
      </w:r>
      <w:r w:rsidRPr="001A6BD8">
        <w:t xml:space="preserve">RoomAirSettings:UnderFloorAirDistributionExterior </w:t>
      </w:r>
      <w:r>
        <w:t xml:space="preserve">provides a simple model for heat transfer and a nonuniform vertical temperature profile for exterior zones of a UFAD system. These zones are expected to be dominated by internal loads, a portion of which (such as occupants and workstations) will act to generate plumes, and by window solar and conduction heat gains. The solar radiation penetrating the room is not expected to generate </w:t>
      </w:r>
      <w:r>
        <w:lastRenderedPageBreak/>
        <w:t>plumes. However, a window plume is likely to be generated in sunny conditions, particularly if an interior blind is deployed. Thus the exterior UFAD zone will have potentially have plumes from people and equipment and plumes arising from the windows. The plumes act to potentially create room air stratification, depending on the type &amp; number of diffusers, the amount and type of load, and the system flowrate. In order to better model this situation the fully-mixed room air approximation that is currently used in most whole building analysis tools is extended to a two node approach, with the purpose of obtaining a first order precision model for vertical temperature profiles for the exterior zones of UFAD systems. The use of 2 nodes allows for greatly improved prediction of thermal comfort and overall building energy performance for the increasingly popular UFAD systems.</w:t>
      </w:r>
    </w:p>
    <w:p w:rsidR="00F82068" w:rsidRDefault="00F82068" w:rsidP="00F82068">
      <w:pPr>
        <w:pStyle w:val="BodyText"/>
        <w:rPr>
          <w:color w:val="000000"/>
        </w:rPr>
      </w:pPr>
      <w:r>
        <w:rPr>
          <w:color w:val="000000"/>
        </w:rPr>
        <w:t xml:space="preserve">The </w:t>
      </w:r>
      <w:r>
        <w:t>UCSD UFAD Exterior Zone Model</w:t>
      </w:r>
      <w:r>
        <w:rPr>
          <w:color w:val="000000"/>
        </w:rPr>
        <w:t xml:space="preserve"> is one of the non-uniform zone models provided through the Room Air Manager in EnergyPlus. The intent is to provide a selection of useful non-uniform zone air models to enable the evaluation of air-conditioning techniques that use stratified or partially stratified room air. Such techniques include displacement ventilation (DV) and underfloor air distribution (UFAD) systems. The methodology can also include natural displacement ventilation and also wind-driven cross-ventilation (CV).</w:t>
      </w:r>
    </w:p>
    <w:p w:rsidR="00F82068" w:rsidRDefault="00F82068" w:rsidP="00F82068">
      <w:pPr>
        <w:pStyle w:val="Heading4"/>
      </w:pPr>
      <w:r>
        <w:t>Underfloor air distribution systems</w:t>
      </w:r>
    </w:p>
    <w:p w:rsidR="00F82068" w:rsidRDefault="00F82068" w:rsidP="00F82068">
      <w:pPr>
        <w:pStyle w:val="BodyText"/>
      </w:pPr>
      <w:r>
        <w:t>UFAD systems represent, in terms of room air stratification, an intermediate condition between a well-mixed zone and displacement ventilation. Air is supplied through an underfloor plenum at low pressure through diffusers in the raised floor. The diffusers can be of various types: e.g., swirl, variable-area, displacement, and produce more or less mixing in the zone. UFAD systems are promoted as saving energy due to: higher supply air temperature; low static pressure; cooler conditions in the occupied subzone than in the upper subzone; and sweeping of some portion of the convective load (from ceiling lights, for instance) into the return air without interaction with the occupied region of the zone.</w:t>
      </w:r>
    </w:p>
    <w:p w:rsidR="00F82068" w:rsidRDefault="00F82068" w:rsidP="00F82068">
      <w:pPr>
        <w:pStyle w:val="BodyText"/>
      </w:pPr>
      <w:r>
        <w:t xml:space="preserve">Modeling a UFAD system is quite complex and involves considerably more than just a non-uniform zone model. The zones’ coupling to the supply and return plenums must be modeled accurately (particularly radiative transfer from a warm ceiling to a cool floor and on into the supply plenum by conduction). The supply plenum must be accurately modeled, giving a good estimate of the supply air temperature and conduction heat transfer between supply &amp; return plenums through the slab. The HVAC system must be modeled including return air bypass and various types of fan powered terminal units. </w:t>
      </w:r>
    </w:p>
    <w:p w:rsidR="00F82068" w:rsidRDefault="00F82068" w:rsidP="00F82068">
      <w:pPr>
        <w:pStyle w:val="BodyText"/>
      </w:pPr>
      <w:r>
        <w:t>The UCSD UFAD exterior zone model is similar to the UCSD interior zone model. The most obvious difference is that the exterior UFAD has 2 different types of plume sources: people &amp; equipment and windows. Like the UCSD UFAD interior model it is a plume equation based multi-layer model (2 layers in this case). The zone is modeled as being divided into 2 well separated subzones which we denote as “occupied” and “upper”. Each subzone is treated as having a single temperature. The boundary between the 2 subzones moves up &amp; down each time step as a function of zone loads and supply air flow rate. Thus at each HVAC time step, the height of the boundary above the floor must be calculated, portions of surfaces assigned to each subzone, and a separate convective heat balance performed on each subzone.</w:t>
      </w:r>
    </w:p>
    <w:p w:rsidR="00F82068" w:rsidRDefault="00F82068" w:rsidP="00F82068">
      <w:pPr>
        <w:pStyle w:val="Heading4"/>
      </w:pPr>
      <w:r>
        <w:t>Model Description</w:t>
      </w:r>
    </w:p>
    <w:p w:rsidR="00F82068" w:rsidRDefault="00F82068" w:rsidP="00F82068">
      <w:pPr>
        <w:pStyle w:val="BodyText"/>
      </w:pPr>
      <w:r>
        <w:t xml:space="preserve">As in the interior zone case, we define 2 dimensionless parameters: </w:t>
      </w:r>
      <w:r w:rsidRPr="00694965">
        <w:rPr>
          <w:position w:val="-4"/>
        </w:rPr>
        <w:object w:dxaOrig="220" w:dyaOrig="240">
          <v:shape id="_x0000_i1112" type="#_x0000_t75" style="width:11.5pt;height:12pt" o:ole="">
            <v:imagedata r:id="rId312" o:title=""/>
          </v:shape>
          <o:OLEObject Type="Embed" ProgID="Equation.DSMT4" ShapeID="_x0000_i1112" DrawAspect="Content" ObjectID="_1476180441" r:id="rId313"/>
        </w:object>
      </w:r>
      <w:r>
        <w:t xml:space="preserve">and </w:t>
      </w:r>
      <w:r w:rsidRPr="00694965">
        <w:rPr>
          <w:position w:val="-10"/>
        </w:rPr>
        <w:object w:dxaOrig="200" w:dyaOrig="320">
          <v:shape id="_x0000_i1113" type="#_x0000_t75" style="width:10pt;height:15.5pt" o:ole="">
            <v:imagedata r:id="rId314" o:title=""/>
          </v:shape>
          <o:OLEObject Type="Embed" ProgID="Equation.DSMT4" ShapeID="_x0000_i1113" DrawAspect="Content" ObjectID="_1476180442" r:id="rId315"/>
        </w:object>
      </w:r>
      <w:r>
        <w:t xml:space="preserve">. The definitions of the 2 parameters are the same as in the previous section (equations </w:t>
      </w:r>
      <w:r>
        <w:fldChar w:fldCharType="begin"/>
      </w:r>
      <w:r>
        <w:instrText xml:space="preserve"> GOTOBUTTON ZEqnNum710809  \* MERGEFORMAT </w:instrText>
      </w:r>
      <w:fldSimple w:instr=" REF ZEqnNum710809 \! \* MERGEFORMAT ">
        <w:r>
          <w:instrText>(364)</w:instrText>
        </w:r>
      </w:fldSimple>
      <w:r>
        <w:fldChar w:fldCharType="end"/>
      </w:r>
      <w:r>
        <w:t xml:space="preserve">, </w:t>
      </w:r>
      <w:r>
        <w:fldChar w:fldCharType="begin"/>
      </w:r>
      <w:r>
        <w:instrText xml:space="preserve"> GOTOBUTTON ZEqnNum194534  \* MERGEFORMAT </w:instrText>
      </w:r>
      <w:fldSimple w:instr=" REF ZEqnNum194534 \! \* MERGEFORMAT ">
        <w:r>
          <w:instrText>(365)</w:instrText>
        </w:r>
      </w:fldSimple>
      <w:r>
        <w:fldChar w:fldCharType="end"/>
      </w:r>
      <w:r>
        <w:t xml:space="preserve">, </w:t>
      </w:r>
      <w:r>
        <w:fldChar w:fldCharType="begin"/>
      </w:r>
      <w:r>
        <w:instrText xml:space="preserve"> GOTOBUTTON ZEqnNum644624  \* MERGEFORMAT </w:instrText>
      </w:r>
      <w:fldSimple w:instr=" REF ZEqnNum644624 \! \* MERGEFORMAT ">
        <w:r>
          <w:instrText>(366)</w:instrText>
        </w:r>
      </w:fldSimple>
      <w:r>
        <w:fldChar w:fldCharType="end"/>
      </w:r>
      <w:r>
        <w:t xml:space="preserve">, </w:t>
      </w:r>
      <w:r>
        <w:fldChar w:fldCharType="begin"/>
      </w:r>
      <w:r>
        <w:instrText xml:space="preserve"> GOTOBUTTON ZEqnNum758321  \* MERGEFORMAT </w:instrText>
      </w:r>
      <w:fldSimple w:instr=" REF ZEqnNum758321 \! \* MERGEFORMAT ">
        <w:r>
          <w:instrText>(367)</w:instrText>
        </w:r>
      </w:fldSimple>
      <w:r>
        <w:fldChar w:fldCharType="end"/>
      </w:r>
      <w:r>
        <w:t xml:space="preserve">, and </w:t>
      </w:r>
      <w:r>
        <w:fldChar w:fldCharType="begin"/>
      </w:r>
      <w:r>
        <w:instrText xml:space="preserve"> GOTOBUTTON ZEqnNum704898  \* MERGEFORMAT </w:instrText>
      </w:r>
      <w:fldSimple w:instr=" REF ZEqnNum704898 \! \* MERGEFORMAT ">
        <w:r>
          <w:instrText>(368)</w:instrText>
        </w:r>
      </w:fldSimple>
      <w:r>
        <w:fldChar w:fldCharType="end"/>
      </w:r>
      <w:r>
        <w:t xml:space="preserve">). As in the previous case, the experimental data can be plotted versus </w:t>
      </w:r>
      <w:r w:rsidRPr="00694965">
        <w:rPr>
          <w:position w:val="-4"/>
        </w:rPr>
        <w:object w:dxaOrig="220" w:dyaOrig="240">
          <v:shape id="_x0000_i1114" type="#_x0000_t75" style="width:11.5pt;height:12pt" o:ole="">
            <v:imagedata r:id="rId316" o:title=""/>
          </v:shape>
          <o:OLEObject Type="Embed" ProgID="Equation.DSMT4" ShapeID="_x0000_i1114" DrawAspect="Content" ObjectID="_1476180443" r:id="rId317"/>
        </w:object>
      </w:r>
      <w:r>
        <w:t>and lines fitted to the data give the following formulas for occupied subzone temperature and interface height.</w:t>
      </w:r>
    </w:p>
    <w:p w:rsidR="00F82068" w:rsidRDefault="00F82068" w:rsidP="00F82068">
      <w:pPr>
        <w:pStyle w:val="Equation"/>
      </w:pPr>
      <w:r w:rsidRPr="00694965">
        <w:rPr>
          <w:position w:val="-12"/>
        </w:rPr>
        <w:object w:dxaOrig="2460" w:dyaOrig="380">
          <v:shape id="_x0000_i1115" type="#_x0000_t75" style="width:123pt;height:19pt" o:ole="">
            <v:imagedata r:id="rId318" o:title=""/>
          </v:shape>
          <o:OLEObject Type="Embed" ProgID="Equation.DSMT4" ShapeID="_x0000_i1115" DrawAspect="Content" ObjectID="_1476180444" r:id="rId3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372</w:instrText>
        </w:r>
      </w:fldSimple>
      <w:r>
        <w:instrText>)</w:instrText>
      </w:r>
      <w:r>
        <w:fldChar w:fldCharType="end"/>
      </w:r>
    </w:p>
    <w:p w:rsidR="00F82068" w:rsidRDefault="00F82068" w:rsidP="00F82068">
      <w:pPr>
        <w:pStyle w:val="Equation"/>
      </w:pPr>
      <w:r w:rsidRPr="00694965">
        <w:rPr>
          <w:position w:val="-26"/>
        </w:rPr>
        <w:object w:dxaOrig="3519" w:dyaOrig="700">
          <v:shape id="_x0000_i1116" type="#_x0000_t75" style="width:177pt;height:35pt" o:ole="">
            <v:imagedata r:id="rId320" o:title=""/>
          </v:shape>
          <o:OLEObject Type="Embed" ProgID="Equation.DSMT4" ShapeID="_x0000_i1116" DrawAspect="Content" ObjectID="_1476180445" r:id="rId3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4" w:name="ZEqnNum830656"/>
      <w:r>
        <w:instrText>(</w:instrText>
      </w:r>
      <w:fldSimple w:instr=" SEQ MTEqn \c \* Arabic \* MERGEFORMAT ">
        <w:r>
          <w:rPr>
            <w:noProof/>
          </w:rPr>
          <w:instrText>373</w:instrText>
        </w:r>
      </w:fldSimple>
      <w:r>
        <w:instrText>)</w:instrText>
      </w:r>
      <w:bookmarkEnd w:id="154"/>
      <w:r>
        <w:fldChar w:fldCharType="end"/>
      </w:r>
    </w:p>
    <w:p w:rsidR="00F82068" w:rsidRDefault="00F82068" w:rsidP="00F82068">
      <w:pPr>
        <w:pStyle w:val="BodyText"/>
      </w:pPr>
      <w:r>
        <w:t xml:space="preserve">where </w:t>
      </w:r>
      <w:r>
        <w:rPr>
          <w:i/>
        </w:rPr>
        <w:t>T</w:t>
      </w:r>
      <w:r>
        <w:rPr>
          <w:i/>
          <w:vertAlign w:val="subscript"/>
        </w:rPr>
        <w:t>oz</w:t>
      </w:r>
      <w:r>
        <w:t xml:space="preserve"> is the occupied subzone temperature (K); </w:t>
      </w:r>
      <w:r>
        <w:rPr>
          <w:i/>
        </w:rPr>
        <w:t>T</w:t>
      </w:r>
      <w:r>
        <w:rPr>
          <w:i/>
          <w:vertAlign w:val="subscript"/>
        </w:rPr>
        <w:t>r</w:t>
      </w:r>
      <w:r>
        <w:t xml:space="preserve"> is the return temperature (K); </w:t>
      </w:r>
      <w:r>
        <w:rPr>
          <w:rFonts w:ascii="Symbol" w:hAnsi="Symbol"/>
          <w:i/>
        </w:rPr>
        <w:t></w:t>
      </w:r>
      <w:r>
        <w:rPr>
          <w:rFonts w:ascii="Symbol" w:hAnsi="Symbol"/>
          <w:i/>
        </w:rPr>
        <w:t></w:t>
      </w:r>
      <w:r>
        <w:t xml:space="preserve"> is the dimensionless height parameter defined above; </w:t>
      </w:r>
      <w:r>
        <w:rPr>
          <w:i/>
        </w:rPr>
        <w:t>T</w:t>
      </w:r>
      <w:r>
        <w:rPr>
          <w:i/>
          <w:vertAlign w:val="subscript"/>
        </w:rPr>
        <w:t>s</w:t>
      </w:r>
      <w:r>
        <w:t xml:space="preserve"> is the supply temperature (K); </w:t>
      </w:r>
      <w:r>
        <w:rPr>
          <w:i/>
        </w:rPr>
        <w:t>h</w:t>
      </w:r>
      <w:r>
        <w:t xml:space="preserve"> is the interface height (m); </w:t>
      </w:r>
      <w:r>
        <w:rPr>
          <w:i/>
        </w:rPr>
        <w:t>n</w:t>
      </w:r>
      <w:r>
        <w:t xml:space="preserve"> is the number of diffusers; </w:t>
      </w:r>
      <w:r>
        <w:rPr>
          <w:i/>
        </w:rPr>
        <w:t>m</w:t>
      </w:r>
      <w:r>
        <w:t xml:space="preserve"> is the number of heat sources; </w:t>
      </w:r>
      <w:r>
        <w:rPr>
          <w:i/>
        </w:rPr>
        <w:t>A</w:t>
      </w:r>
      <w:r>
        <w:t xml:space="preserve"> is the effective area of a diffuser (m</w:t>
      </w:r>
      <w:r>
        <w:rPr>
          <w:vertAlign w:val="superscript"/>
        </w:rPr>
        <w:t>2</w:t>
      </w:r>
      <w:r>
        <w:t xml:space="preserve">); and </w:t>
      </w:r>
      <w:r>
        <w:rPr>
          <w:i/>
        </w:rPr>
        <w:t>h</w:t>
      </w:r>
      <w:r>
        <w:rPr>
          <w:i/>
          <w:vertAlign w:val="subscript"/>
        </w:rPr>
        <w:t>s</w:t>
      </w:r>
      <w:r>
        <w:t xml:space="preserve"> is the vertical position of the heat sources (m). The formula for </w:t>
      </w:r>
      <w:r>
        <w:rPr>
          <w:i/>
        </w:rPr>
        <w:t>T</w:t>
      </w:r>
      <w:r>
        <w:rPr>
          <w:i/>
          <w:vertAlign w:val="subscript"/>
        </w:rPr>
        <w:t>r</w:t>
      </w:r>
      <w:r>
        <w:t xml:space="preserve"> is the same as in the previous section.</w:t>
      </w:r>
    </w:p>
    <w:p w:rsidR="00F82068" w:rsidRDefault="00F82068" w:rsidP="00F82068">
      <w:pPr>
        <w:pStyle w:val="Heading4"/>
      </w:pPr>
      <w:r>
        <w:t>Implementation</w:t>
      </w:r>
    </w:p>
    <w:p w:rsidR="00F82068" w:rsidRDefault="00F82068" w:rsidP="00F82068">
      <w:pPr>
        <w:pStyle w:val="BodyText"/>
      </w:pPr>
      <w:r>
        <w:t>The implementation closely follows the procedure described in the UFAD interior zone model. The model predicts two temperatures that characterize the two main levels in the stratification of the room:</w:t>
      </w:r>
    </w:p>
    <w:p w:rsidR="00F82068" w:rsidRDefault="00F82068">
      <w:pPr>
        <w:pStyle w:val="BodyText"/>
        <w:numPr>
          <w:ilvl w:val="0"/>
          <w:numId w:val="9"/>
        </w:numPr>
        <w:tabs>
          <w:tab w:val="clear" w:pos="360"/>
          <w:tab w:val="num" w:pos="1440"/>
        </w:tabs>
        <w:ind w:left="1440"/>
        <w:pPrChange w:id="155" w:author="Lixing Gu" w:date="2014-10-09T10:33:00Z">
          <w:pPr>
            <w:pStyle w:val="BodyText"/>
            <w:numPr>
              <w:numId w:val="19"/>
            </w:numPr>
            <w:tabs>
              <w:tab w:val="num" w:pos="720"/>
              <w:tab w:val="num" w:pos="1440"/>
            </w:tabs>
            <w:ind w:left="1440" w:hanging="720"/>
          </w:pPr>
        </w:pPrChange>
      </w:pPr>
      <w:r>
        <w:t>an occupied subzone temperature T</w:t>
      </w:r>
      <w:r>
        <w:rPr>
          <w:vertAlign w:val="subscript"/>
        </w:rPr>
        <w:t>oc</w:t>
      </w:r>
      <w:r>
        <w:t> representing the temperature of the occupied region;</w:t>
      </w:r>
    </w:p>
    <w:p w:rsidR="00F82068" w:rsidRDefault="00F82068">
      <w:pPr>
        <w:pStyle w:val="BodyText"/>
        <w:numPr>
          <w:ilvl w:val="0"/>
          <w:numId w:val="9"/>
        </w:numPr>
        <w:tabs>
          <w:tab w:val="clear" w:pos="360"/>
          <w:tab w:val="num" w:pos="1440"/>
        </w:tabs>
        <w:ind w:left="1440"/>
        <w:pPrChange w:id="156" w:author="Lixing Gu" w:date="2014-10-09T10:33:00Z">
          <w:pPr>
            <w:pStyle w:val="BodyText"/>
            <w:numPr>
              <w:numId w:val="19"/>
            </w:numPr>
            <w:tabs>
              <w:tab w:val="num" w:pos="720"/>
              <w:tab w:val="num" w:pos="1440"/>
            </w:tabs>
            <w:ind w:left="1440" w:hanging="720"/>
          </w:pPr>
        </w:pPrChange>
      </w:pPr>
      <w:r>
        <w:t>an upper level temperature T</w:t>
      </w:r>
      <w:r>
        <w:rPr>
          <w:vertAlign w:val="subscript"/>
        </w:rPr>
        <w:t xml:space="preserve">mx </w:t>
      </w:r>
      <w:r>
        <w:t>representing the temperature of the upper, mixed region and the outflow temperature.</w:t>
      </w:r>
    </w:p>
    <w:p w:rsidR="00F82068" w:rsidRDefault="00F82068" w:rsidP="00F82068">
      <w:pPr>
        <w:pStyle w:val="BodyText"/>
      </w:pPr>
      <w:r>
        <w:t xml:space="preserve">We will use </w:t>
      </w:r>
      <w:r>
        <w:fldChar w:fldCharType="begin"/>
      </w:r>
      <w:r>
        <w:instrText xml:space="preserve"> GOTOBUTTON ZEqnNum830656  \* MERGEFORMAT </w:instrText>
      </w:r>
      <w:fldSimple w:instr=" REF ZEqnNum830656 \! \* MERGEFORMAT ">
        <w:r>
          <w:instrText>(373)</w:instrText>
        </w:r>
      </w:fldSimple>
      <w:r>
        <w:fldChar w:fldCharType="end"/>
      </w:r>
      <w:r>
        <w:t xml:space="preserve"> to calculate the interface height and do a heat balance calculation on each subzone. </w:t>
      </w:r>
      <w:r>
        <w:rPr>
          <w:rFonts w:ascii="Symbol" w:hAnsi="Symbol"/>
          <w:i/>
        </w:rPr>
        <w:t></w:t>
      </w:r>
      <w:r>
        <w:t xml:space="preserve"> is given by </w:t>
      </w:r>
      <w:r>
        <w:fldChar w:fldCharType="begin"/>
      </w:r>
      <w:r>
        <w:instrText xml:space="preserve"> GOTOBUTTON ZEqnNum644624  \* MERGEFORMAT </w:instrText>
      </w:r>
      <w:fldSimple w:instr=" REF ZEqnNum644624 \! \* MERGEFORMAT ">
        <w:r>
          <w:instrText>(366)</w:instrText>
        </w:r>
      </w:fldSimple>
      <w:r>
        <w:fldChar w:fldCharType="end"/>
      </w:r>
      <w:r>
        <w:t xml:space="preserve">. The supply air flow rate </w:t>
      </w:r>
      <w:r>
        <w:rPr>
          <w:noProof/>
          <w:position w:val="-6"/>
          <w:lang w:eastAsia="zh-CN"/>
        </w:rPr>
        <w:drawing>
          <wp:inline distT="0" distB="0" distL="0" distR="0" wp14:anchorId="35464A6D" wp14:editId="64A216E8">
            <wp:extent cx="152400" cy="200025"/>
            <wp:effectExtent l="0" t="0" r="0" b="9525"/>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 xml:space="preserve"> is obtained by summing all the air flows entering the zone: supply air, infiltration, ventilation, and inter-zone flow. The heat gain </w:t>
      </w:r>
      <w:r>
        <w:rPr>
          <w:noProof/>
          <w:position w:val="-10"/>
          <w:lang w:eastAsia="zh-CN"/>
        </w:rPr>
        <w:drawing>
          <wp:inline distT="0" distB="0" distL="0" distR="0" wp14:anchorId="39559DEB" wp14:editId="24981FD5">
            <wp:extent cx="152400" cy="2286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 xml:space="preserve"> is estimated by summing all the convective internal gains located in the occupied subzone – task lights, people, equipment – and adding to this the convective gain coming from the window surface. With these assumptions we can describe the implementation.</w:t>
      </w:r>
    </w:p>
    <w:p w:rsidR="00F82068" w:rsidRDefault="00F82068" w:rsidP="00F82068">
      <w:pPr>
        <w:pStyle w:val="BodyText"/>
      </w:pPr>
      <w:r>
        <w:t xml:space="preserve">The UCSD UFE model is controlled by the subroutine </w:t>
      </w:r>
      <w:r>
        <w:rPr>
          <w:i/>
        </w:rPr>
        <w:t>ManageUCSDUFModels</w:t>
      </w:r>
      <w:r>
        <w:t xml:space="preserve"> which is called from the </w:t>
      </w:r>
      <w:r>
        <w:rPr>
          <w:i/>
        </w:rPr>
        <w:t>RoomAirModelManager</w:t>
      </w:r>
      <w:r>
        <w:t xml:space="preserve">. The </w:t>
      </w:r>
      <w:r>
        <w:rPr>
          <w:i/>
        </w:rPr>
        <w:t xml:space="preserve">RoomAirModelManager </w:t>
      </w:r>
      <w:r>
        <w:t>selects which zone model will be used for each zone.</w:t>
      </w:r>
    </w:p>
    <w:p w:rsidR="00F82068" w:rsidRDefault="00F82068" w:rsidP="00F82068">
      <w:pPr>
        <w:pStyle w:val="BodyText"/>
      </w:pPr>
      <w:r>
        <w:t xml:space="preserve">The calculation is done in subroutine </w:t>
      </w:r>
      <w:r>
        <w:rPr>
          <w:i/>
        </w:rPr>
        <w:t>CalcUCSDUEI</w:t>
      </w:r>
      <w:r>
        <w:t>. First we calculate the convective heat gain going into the upper and lower regions.</w:t>
      </w:r>
    </w:p>
    <w:p w:rsidR="00F82068" w:rsidRDefault="00F82068" w:rsidP="00F82068">
      <w:pPr>
        <w:pStyle w:val="Equation"/>
      </w:pPr>
      <w:r w:rsidRPr="00694965">
        <w:rPr>
          <w:position w:val="-36"/>
        </w:rPr>
        <w:object w:dxaOrig="5940" w:dyaOrig="840">
          <v:shape id="_x0000_i1117" type="#_x0000_t75" style="width:297pt;height:42pt" o:ole="">
            <v:imagedata r:id="rId322" o:title=""/>
          </v:shape>
          <o:OLEObject Type="Embed" ProgID="Equation.DSMT4" ShapeID="_x0000_i1117" DrawAspect="Content" ObjectID="_1476180446" r:id="rId323"/>
        </w:object>
      </w:r>
    </w:p>
    <w:p w:rsidR="00F82068" w:rsidRDefault="00F82068" w:rsidP="00F82068">
      <w:pPr>
        <w:pStyle w:val="Equation"/>
      </w:pPr>
      <w:r w:rsidRPr="00694965">
        <w:rPr>
          <w:position w:val="-14"/>
        </w:rPr>
        <w:object w:dxaOrig="2880" w:dyaOrig="400">
          <v:shape id="_x0000_i1118" type="#_x0000_t75" style="width:2in;height:20.5pt" o:ole="">
            <v:imagedata r:id="rId324" o:title=""/>
          </v:shape>
          <o:OLEObject Type="Embed" ProgID="Equation.DSMT4" ShapeID="_x0000_i1118" DrawAspect="Content" ObjectID="_1476180447" r:id="rId325"/>
        </w:object>
      </w:r>
    </w:p>
    <w:p w:rsidR="00F82068" w:rsidRDefault="00F82068" w:rsidP="00F82068">
      <w:pPr>
        <w:pStyle w:val="Equation"/>
      </w:pPr>
      <w:r w:rsidRPr="00694965">
        <w:rPr>
          <w:position w:val="-14"/>
        </w:rPr>
        <w:object w:dxaOrig="1920" w:dyaOrig="400">
          <v:shape id="_x0000_i1119" type="#_x0000_t75" style="width:96pt;height:20.5pt" o:ole="">
            <v:imagedata r:id="rId326" o:title=""/>
          </v:shape>
          <o:OLEObject Type="Embed" ProgID="Equation.DSMT4" ShapeID="_x0000_i1119" DrawAspect="Content" ObjectID="_1476180448" r:id="rId327"/>
        </w:object>
      </w:r>
    </w:p>
    <w:p w:rsidR="00F82068" w:rsidRDefault="00F82068" w:rsidP="00F82068">
      <w:pPr>
        <w:pStyle w:val="BodyText"/>
      </w:pPr>
      <w:r>
        <w:t>Next we sum up the inlet air flows in the form of MCP (mass flow rate times the air specific heat capacity) and MCPT (mass flow rate times C</w:t>
      </w:r>
      <w:r>
        <w:rPr>
          <w:vertAlign w:val="subscript"/>
        </w:rPr>
        <w:t>p</w:t>
      </w:r>
      <w:r>
        <w:t xml:space="preserve"> times air temperature).</w:t>
      </w:r>
    </w:p>
    <w:p w:rsidR="00F82068" w:rsidRDefault="00F82068" w:rsidP="00F82068">
      <w:pPr>
        <w:pStyle w:val="Equation"/>
      </w:pPr>
      <w:r w:rsidRPr="00694965">
        <w:rPr>
          <w:position w:val="-12"/>
        </w:rPr>
        <w:object w:dxaOrig="3460" w:dyaOrig="360">
          <v:shape id="_x0000_i1120" type="#_x0000_t75" style="width:173pt;height:18pt" o:ole="">
            <v:imagedata r:id="rId328" o:title=""/>
          </v:shape>
          <o:OLEObject Type="Embed" ProgID="Equation.DSMT4" ShapeID="_x0000_i1120" DrawAspect="Content" ObjectID="_1476180449" r:id="rId329"/>
        </w:object>
      </w:r>
    </w:p>
    <w:p w:rsidR="00F82068" w:rsidRDefault="00F82068" w:rsidP="00F82068">
      <w:pPr>
        <w:pStyle w:val="Equation"/>
      </w:pPr>
      <w:r w:rsidRPr="00694965">
        <w:rPr>
          <w:position w:val="-28"/>
        </w:rPr>
        <w:object w:dxaOrig="1880" w:dyaOrig="540">
          <v:shape id="_x0000_i1121" type="#_x0000_t75" style="width:93.5pt;height:27pt" o:ole="">
            <v:imagedata r:id="rId330" o:title=""/>
          </v:shape>
          <o:OLEObject Type="Embed" ProgID="Equation.DSMT4" ShapeID="_x0000_i1121" DrawAspect="Content" ObjectID="_1476180450" r:id="rId331"/>
        </w:object>
      </w:r>
    </w:p>
    <w:p w:rsidR="00F82068" w:rsidRDefault="00F82068" w:rsidP="00F82068">
      <w:pPr>
        <w:pStyle w:val="Equation"/>
      </w:pPr>
      <w:r w:rsidRPr="00694965">
        <w:rPr>
          <w:position w:val="-28"/>
        </w:rPr>
        <w:object w:dxaOrig="1400" w:dyaOrig="540">
          <v:shape id="_x0000_i1122" type="#_x0000_t75" style="width:69.5pt;height:27pt" o:ole="">
            <v:imagedata r:id="rId332" o:title=""/>
          </v:shape>
          <o:OLEObject Type="Embed" ProgID="Equation.DSMT4" ShapeID="_x0000_i1122" DrawAspect="Content" ObjectID="_1476180451" r:id="rId333"/>
        </w:object>
      </w:r>
    </w:p>
    <w:p w:rsidR="00F82068" w:rsidRDefault="00F82068" w:rsidP="00F82068">
      <w:pPr>
        <w:pStyle w:val="Equation"/>
      </w:pPr>
      <w:r w:rsidRPr="00694965">
        <w:rPr>
          <w:position w:val="-14"/>
        </w:rPr>
        <w:object w:dxaOrig="2600" w:dyaOrig="380">
          <v:shape id="_x0000_i1123" type="#_x0000_t75" style="width:129.5pt;height:19pt" o:ole="">
            <v:imagedata r:id="rId334" o:title=""/>
          </v:shape>
          <o:OLEObject Type="Embed" ProgID="Equation.DSMT4" ShapeID="_x0000_i1123" DrawAspect="Content" ObjectID="_1476180452" r:id="rId335"/>
        </w:object>
      </w:r>
    </w:p>
    <w:p w:rsidR="00F82068" w:rsidRDefault="00F82068" w:rsidP="00F82068">
      <w:pPr>
        <w:pStyle w:val="Equation"/>
      </w:pPr>
      <w:r w:rsidRPr="00694965">
        <w:rPr>
          <w:position w:val="-12"/>
        </w:rPr>
        <w:object w:dxaOrig="4080" w:dyaOrig="360">
          <v:shape id="_x0000_i1124" type="#_x0000_t75" style="width:204pt;height:18pt" o:ole="">
            <v:imagedata r:id="rId336" o:title=""/>
          </v:shape>
          <o:OLEObject Type="Embed" ProgID="Equation.DSMT4" ShapeID="_x0000_i1124" DrawAspect="Content" ObjectID="_1476180453" r:id="rId337"/>
        </w:object>
      </w:r>
    </w:p>
    <w:p w:rsidR="00F82068" w:rsidRDefault="00F82068" w:rsidP="00F82068">
      <w:pPr>
        <w:pStyle w:val="Equation"/>
      </w:pPr>
      <w:r w:rsidRPr="00694965">
        <w:rPr>
          <w:position w:val="-28"/>
        </w:rPr>
        <w:object w:dxaOrig="2200" w:dyaOrig="540">
          <v:shape id="_x0000_i1125" type="#_x0000_t75" style="width:110pt;height:27pt" o:ole="">
            <v:imagedata r:id="rId338" o:title=""/>
          </v:shape>
          <o:OLEObject Type="Embed" ProgID="Equation.DSMT4" ShapeID="_x0000_i1125" DrawAspect="Content" ObjectID="_1476180454" r:id="rId339"/>
        </w:object>
      </w:r>
    </w:p>
    <w:p w:rsidR="00F82068" w:rsidRDefault="00F82068" w:rsidP="00F82068">
      <w:pPr>
        <w:pStyle w:val="Equation"/>
      </w:pPr>
      <w:r w:rsidRPr="00694965">
        <w:rPr>
          <w:position w:val="-14"/>
        </w:rPr>
        <w:object w:dxaOrig="3060" w:dyaOrig="380">
          <v:shape id="_x0000_i1126" type="#_x0000_t75" style="width:153pt;height:19pt" o:ole="">
            <v:imagedata r:id="rId340" o:title=""/>
          </v:shape>
          <o:OLEObject Type="Embed" ProgID="Equation.DSMT4" ShapeID="_x0000_i1126" DrawAspect="Content" ObjectID="_1476180455" r:id="rId341"/>
        </w:object>
      </w:r>
    </w:p>
    <w:p w:rsidR="00F82068" w:rsidRDefault="00F82068" w:rsidP="00F82068">
      <w:pPr>
        <w:pStyle w:val="BodyText"/>
      </w:pPr>
      <w:r>
        <w:t xml:space="preserve">For exterior zone model, we assume one plume: </w:t>
      </w:r>
      <w:r w:rsidRPr="00694965">
        <w:rPr>
          <w:position w:val="-14"/>
        </w:rPr>
        <w:object w:dxaOrig="1020" w:dyaOrig="380">
          <v:shape id="_x0000_i1127" type="#_x0000_t75" style="width:51pt;height:19pt" o:ole="">
            <v:imagedata r:id="rId342" o:title=""/>
          </v:shape>
          <o:OLEObject Type="Embed" ProgID="Equation.DSMT4" ShapeID="_x0000_i1127" DrawAspect="Content" ObjectID="_1476180456" r:id="rId343"/>
        </w:object>
      </w:r>
      <w:r>
        <w:t xml:space="preserve">. The number of diffusers in the zone </w:t>
      </w:r>
      <w:r w:rsidRPr="00694965">
        <w:rPr>
          <w:position w:val="-14"/>
        </w:rPr>
        <w:object w:dxaOrig="740" w:dyaOrig="380">
          <v:shape id="_x0000_i1128" type="#_x0000_t75" style="width:36.5pt;height:19pt" o:ole="">
            <v:imagedata r:id="rId344" o:title=""/>
          </v:shape>
          <o:OLEObject Type="Embed" ProgID="Equation.DSMT4" ShapeID="_x0000_i1128" DrawAspect="Content" ObjectID="_1476180457" r:id="rId345"/>
        </w:object>
      </w:r>
      <w:r>
        <w:t>is a user input.</w:t>
      </w:r>
    </w:p>
    <w:p w:rsidR="00F82068" w:rsidRDefault="00F82068" w:rsidP="00F82068">
      <w:pPr>
        <w:pStyle w:val="BodyText"/>
      </w:pPr>
      <w:r>
        <w:t xml:space="preserve">The area </w:t>
      </w:r>
      <w:r>
        <w:rPr>
          <w:i/>
        </w:rPr>
        <w:t>A</w:t>
      </w:r>
      <w:r>
        <w:rPr>
          <w:i/>
          <w:vertAlign w:val="subscript"/>
        </w:rPr>
        <w:t>diff</w:t>
      </w:r>
      <w:r>
        <w:t xml:space="preserve"> is also a user input. For swirl diffusers, linear bar grilles, and displacement diffusers this area is used as input. For the variable area diffusers, though, we calculate the area. We assume 400 ft/min velocity at the diffuser and a design flow rate per diffuser is 150 cfm (.0708 m</w:t>
      </w:r>
      <w:r>
        <w:rPr>
          <w:vertAlign w:val="superscript"/>
        </w:rPr>
        <w:t>3</w:t>
      </w:r>
      <w:r>
        <w:t>/s). The design area of the diffuser is 150 ft</w:t>
      </w:r>
      <w:r>
        <w:rPr>
          <w:vertAlign w:val="superscript"/>
        </w:rPr>
        <w:t>3</w:t>
      </w:r>
      <w:r>
        <w:t>/min /  400 ft/min = .575 ft</w:t>
      </w:r>
      <w:r>
        <w:rPr>
          <w:vertAlign w:val="superscript"/>
        </w:rPr>
        <w:t>2</w:t>
      </w:r>
      <w:r>
        <w:t xml:space="preserve"> = .035 m</w:t>
      </w:r>
      <w:r>
        <w:rPr>
          <w:vertAlign w:val="superscript"/>
        </w:rPr>
        <w:t>2</w:t>
      </w:r>
      <w:r>
        <w:t>. Then the variable area each time step is</w:t>
      </w:r>
    </w:p>
    <w:p w:rsidR="00F82068" w:rsidRDefault="00F82068" w:rsidP="00F82068">
      <w:pPr>
        <w:pStyle w:val="Equation"/>
      </w:pPr>
      <w:r w:rsidRPr="00694965">
        <w:rPr>
          <w:position w:val="-14"/>
        </w:rPr>
        <w:object w:dxaOrig="2840" w:dyaOrig="380">
          <v:shape id="_x0000_i1129" type="#_x0000_t75" style="width:141.5pt;height:19pt" o:ole="">
            <v:imagedata r:id="rId346" o:title=""/>
          </v:shape>
          <o:OLEObject Type="Embed" ProgID="Equation.DSMT4" ShapeID="_x0000_i1129" DrawAspect="Content" ObjectID="_1476180458" r:id="rId347"/>
        </w:object>
      </w:r>
    </w:p>
    <w:p w:rsidR="00F82068" w:rsidRDefault="00F82068" w:rsidP="00F82068">
      <w:pPr>
        <w:pStyle w:val="BodyText"/>
      </w:pPr>
      <w:r>
        <w:t xml:space="preserve">We now make an initial estimate of the convective gain from the windows. </w:t>
      </w:r>
    </w:p>
    <w:p w:rsidR="00F82068" w:rsidRDefault="00F82068" w:rsidP="00F82068">
      <w:pPr>
        <w:pStyle w:val="Equation"/>
      </w:pPr>
      <w:r w:rsidRPr="00694965">
        <w:rPr>
          <w:position w:val="-32"/>
        </w:rPr>
        <w:object w:dxaOrig="4140" w:dyaOrig="580">
          <v:shape id="_x0000_i1130" type="#_x0000_t75" style="width:207pt;height:29.5pt" o:ole="">
            <v:imagedata r:id="rId348" o:title=""/>
          </v:shape>
          <o:OLEObject Type="Embed" ProgID="Equation.DSMT4" ShapeID="_x0000_i1130" DrawAspect="Content" ObjectID="_1476180459" r:id="rId349"/>
        </w:object>
      </w:r>
    </w:p>
    <w:p w:rsidR="00F82068" w:rsidRDefault="00F82068" w:rsidP="00F82068">
      <w:pPr>
        <w:pStyle w:val="BodyText"/>
      </w:pPr>
      <w:r>
        <w:t>Then</w:t>
      </w:r>
    </w:p>
    <w:p w:rsidR="00F82068" w:rsidRDefault="00F82068" w:rsidP="00F82068">
      <w:pPr>
        <w:pStyle w:val="Equation"/>
      </w:pPr>
      <w:r w:rsidRPr="00694965">
        <w:rPr>
          <w:position w:val="-14"/>
        </w:rPr>
        <w:object w:dxaOrig="2180" w:dyaOrig="400">
          <v:shape id="_x0000_i1131" type="#_x0000_t75" style="width:109pt;height:20.5pt" o:ole="">
            <v:imagedata r:id="rId350" o:title=""/>
          </v:shape>
          <o:OLEObject Type="Embed" ProgID="Equation.DSMT4" ShapeID="_x0000_i1131" DrawAspect="Content" ObjectID="_1476180460" r:id="rId351"/>
        </w:object>
      </w:r>
    </w:p>
    <w:p w:rsidR="00F82068" w:rsidRDefault="00F82068" w:rsidP="00F82068">
      <w:pPr>
        <w:pStyle w:val="BodyText"/>
      </w:pPr>
      <w:r>
        <w:t xml:space="preserve">We now calculate the height fraction </w:t>
      </w:r>
      <w:r>
        <w:rPr>
          <w:i/>
        </w:rPr>
        <w:t>Fr</w:t>
      </w:r>
      <w:r>
        <w:rPr>
          <w:i/>
          <w:vertAlign w:val="subscript"/>
        </w:rPr>
        <w:t>hb</w:t>
      </w:r>
      <w:r>
        <w:t xml:space="preserve"> (height of boundary layer divided by the total zone height).</w:t>
      </w:r>
    </w:p>
    <w:p w:rsidR="00F82068" w:rsidRDefault="00F82068" w:rsidP="00F82068">
      <w:pPr>
        <w:pStyle w:val="Equation"/>
      </w:pPr>
      <w:r w:rsidRPr="00694965">
        <w:rPr>
          <w:position w:val="-32"/>
        </w:rPr>
        <w:object w:dxaOrig="4340" w:dyaOrig="760">
          <v:shape id="_x0000_i1132" type="#_x0000_t75" style="width:217pt;height:38.5pt" o:ole="">
            <v:imagedata r:id="rId352" o:title=""/>
          </v:shape>
          <o:OLEObject Type="Embed" ProgID="Equation.DSMT4" ShapeID="_x0000_i1132" DrawAspect="Content" ObjectID="_1476180461" r:id="rId353"/>
        </w:object>
      </w:r>
    </w:p>
    <w:p w:rsidR="00F82068" w:rsidRDefault="00F82068" w:rsidP="00F82068">
      <w:pPr>
        <w:pStyle w:val="Equation"/>
      </w:pPr>
      <w:r w:rsidRPr="00694965">
        <w:rPr>
          <w:position w:val="-30"/>
        </w:rPr>
        <w:object w:dxaOrig="5000" w:dyaOrig="740">
          <v:shape id="_x0000_i1133" type="#_x0000_t75" style="width:250pt;height:36.5pt" o:ole="">
            <v:imagedata r:id="rId354" o:title=""/>
          </v:shape>
          <o:OLEObject Type="Embed" ProgID="Equation.DSMT4" ShapeID="_x0000_i1133" DrawAspect="Content" ObjectID="_1476180462" r:id="rId355"/>
        </w:object>
      </w:r>
    </w:p>
    <w:p w:rsidR="00F82068" w:rsidRDefault="00F82068" w:rsidP="00F82068">
      <w:pPr>
        <w:pStyle w:val="BodyText"/>
      </w:pPr>
      <w:r>
        <w:t xml:space="preserve">where </w:t>
      </w:r>
      <w:r>
        <w:rPr>
          <w:rFonts w:ascii="Symbol" w:hAnsi="Symbol"/>
          <w:i/>
        </w:rPr>
        <w:t></w:t>
      </w:r>
      <w:r>
        <w:rPr>
          <w:i/>
          <w:vertAlign w:val="subscript"/>
        </w:rPr>
        <w:t>throw</w:t>
      </w:r>
      <w:r>
        <w:t xml:space="preserve"> is a user input: the angle between the diffuser slots and vertical; and </w:t>
      </w:r>
      <w:r>
        <w:rPr>
          <w:i/>
        </w:rPr>
        <w:t>H</w:t>
      </w:r>
      <w:r>
        <w:rPr>
          <w:i/>
          <w:vertAlign w:val="subscript"/>
        </w:rPr>
        <w:t>s</w:t>
      </w:r>
      <w:r>
        <w:t xml:space="preserve"> is the source height above the floor (m).</w:t>
      </w:r>
    </w:p>
    <w:p w:rsidR="00F82068" w:rsidRDefault="00F82068" w:rsidP="00F82068">
      <w:pPr>
        <w:pStyle w:val="BodyText"/>
      </w:pPr>
      <w:r>
        <w:t>Next we iterate over the following 2 steps.</w:t>
      </w:r>
    </w:p>
    <w:p w:rsidR="00F82068" w:rsidRDefault="00F82068" w:rsidP="00F82068">
      <w:pPr>
        <w:pStyle w:val="Heading4"/>
      </w:pPr>
      <w:r>
        <w:t>Iterative procedure</w:t>
      </w:r>
    </w:p>
    <w:p w:rsidR="00F82068" w:rsidRDefault="00F82068">
      <w:pPr>
        <w:pStyle w:val="BodyText"/>
        <w:numPr>
          <w:ilvl w:val="0"/>
          <w:numId w:val="10"/>
        </w:numPr>
        <w:tabs>
          <w:tab w:val="clear" w:pos="360"/>
          <w:tab w:val="num" w:pos="1440"/>
        </w:tabs>
        <w:ind w:left="1440"/>
        <w:pPrChange w:id="157" w:author="Lixing Gu" w:date="2014-10-09T10:33:00Z">
          <w:pPr>
            <w:pStyle w:val="BodyText"/>
            <w:numPr>
              <w:numId w:val="20"/>
            </w:numPr>
            <w:tabs>
              <w:tab w:val="num" w:pos="720"/>
              <w:tab w:val="num" w:pos="1440"/>
            </w:tabs>
            <w:ind w:left="1440" w:hanging="720"/>
          </w:pPr>
        </w:pPrChange>
      </w:pPr>
      <w:r>
        <w:t xml:space="preserve">Call subroutine </w:t>
      </w:r>
      <w:r>
        <w:rPr>
          <w:i/>
        </w:rPr>
        <w:t>HcUCSDUF</w:t>
      </w:r>
      <w:r>
        <w:t xml:space="preserve"> to calculate a convective heat transfer coefficient for each surface in the zone, an effective air temperature for each surface, and HA</w:t>
      </w:r>
      <w:r>
        <w:rPr>
          <w:vertAlign w:val="subscript"/>
        </w:rPr>
        <w:t>mx</w:t>
      </w:r>
      <w:r>
        <w:t>, HAT</w:t>
      </w:r>
      <w:r>
        <w:rPr>
          <w:vertAlign w:val="subscript"/>
        </w:rPr>
        <w:t>mx</w:t>
      </w:r>
      <w:r>
        <w:t>, HA</w:t>
      </w:r>
      <w:r>
        <w:rPr>
          <w:vertAlign w:val="subscript"/>
        </w:rPr>
        <w:t>oc</w:t>
      </w:r>
      <w:r>
        <w:t>, HAT</w:t>
      </w:r>
      <w:r>
        <w:rPr>
          <w:vertAlign w:val="subscript"/>
        </w:rPr>
        <w:t>oc</w:t>
      </w:r>
      <w:r>
        <w:t>, HA</w:t>
      </w:r>
      <w:r>
        <w:rPr>
          <w:vertAlign w:val="subscript"/>
        </w:rPr>
        <w:t>mx,win</w:t>
      </w:r>
      <w:r>
        <w:t>,HAT</w:t>
      </w:r>
      <w:r>
        <w:rPr>
          <w:vertAlign w:val="subscript"/>
        </w:rPr>
        <w:t>mx,win</w:t>
      </w:r>
      <w:r>
        <w:t>,HA</w:t>
      </w:r>
      <w:r>
        <w:rPr>
          <w:vertAlign w:val="subscript"/>
        </w:rPr>
        <w:t>oc,win</w:t>
      </w:r>
      <w:r>
        <w:t>,and HAT</w:t>
      </w:r>
      <w:r>
        <w:rPr>
          <w:vertAlign w:val="subscript"/>
        </w:rPr>
        <w:t>oc,win</w:t>
      </w:r>
      <w:r>
        <w:t xml:space="preserve">. Here HA is </w:t>
      </w:r>
      <w:r>
        <w:rPr>
          <w:noProof/>
          <w:position w:val="-30"/>
          <w:lang w:eastAsia="zh-CN"/>
        </w:rPr>
        <w:drawing>
          <wp:inline distT="0" distB="0" distL="0" distR="0" wp14:anchorId="7B09F196" wp14:editId="47860512">
            <wp:extent cx="733425" cy="352425"/>
            <wp:effectExtent l="0" t="0" r="9525"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33425" cy="352425"/>
                    </a:xfrm>
                    <a:prstGeom prst="rect">
                      <a:avLst/>
                    </a:prstGeom>
                    <a:noFill/>
                    <a:ln>
                      <a:noFill/>
                    </a:ln>
                  </pic:spPr>
                </pic:pic>
              </a:graphicData>
            </a:graphic>
          </wp:inline>
        </w:drawing>
      </w:r>
      <w:r>
        <w:t xml:space="preserve"> for a region and HAT is </w:t>
      </w:r>
      <w:r>
        <w:rPr>
          <w:noProof/>
          <w:position w:val="-30"/>
          <w:lang w:eastAsia="zh-CN"/>
        </w:rPr>
        <w:drawing>
          <wp:inline distT="0" distB="0" distL="0" distR="0" wp14:anchorId="7B7D6DDC" wp14:editId="15EC8776">
            <wp:extent cx="923925" cy="35242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923925" cy="352425"/>
                    </a:xfrm>
                    <a:prstGeom prst="rect">
                      <a:avLst/>
                    </a:prstGeom>
                    <a:noFill/>
                    <a:ln>
                      <a:noFill/>
                    </a:ln>
                  </pic:spPr>
                </pic:pic>
              </a:graphicData>
            </a:graphic>
          </wp:inline>
        </w:drawing>
      </w:r>
      <w:r>
        <w:t xml:space="preserve"> for a region. The sum is over all the surfaces bounding the region; </w:t>
      </w:r>
      <w:r>
        <w:rPr>
          <w:noProof/>
          <w:position w:val="-14"/>
          <w:lang w:eastAsia="zh-CN"/>
        </w:rPr>
        <w:lastRenderedPageBreak/>
        <w:drawing>
          <wp:inline distT="0" distB="0" distL="0" distR="0" wp14:anchorId="2E157B22" wp14:editId="092182D9">
            <wp:extent cx="219075" cy="238125"/>
            <wp:effectExtent l="0" t="0" r="9525" b="952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t xml:space="preserve"> is the convective heat transfer coefficient for surface i, </w:t>
      </w:r>
      <w:r>
        <w:rPr>
          <w:noProof/>
          <w:position w:val="-12"/>
          <w:lang w:eastAsia="zh-CN"/>
        </w:rPr>
        <w:drawing>
          <wp:inline distT="0" distB="0" distL="0" distR="0" wp14:anchorId="65A57AD9" wp14:editId="1866C3A1">
            <wp:extent cx="161925" cy="22860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t xml:space="preserve"> is the area of surface i,  and </w:t>
      </w:r>
      <w:r>
        <w:rPr>
          <w:noProof/>
          <w:position w:val="-12"/>
          <w:lang w:eastAsia="zh-CN"/>
        </w:rPr>
        <w:drawing>
          <wp:inline distT="0" distB="0" distL="0" distR="0" wp14:anchorId="396BC770" wp14:editId="76CEE641">
            <wp:extent cx="142875" cy="228600"/>
            <wp:effectExtent l="0" t="0" r="9525"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t xml:space="preserve"> is the surface temperature of surface i. Variables with the </w:t>
      </w:r>
      <w:r>
        <w:rPr>
          <w:i/>
        </w:rPr>
        <w:t xml:space="preserve">win </w:t>
      </w:r>
      <w:r>
        <w:t>subscript are summed over window surfaces only. Then the convective gain from the window is recalculated:</w:t>
      </w:r>
    </w:p>
    <w:p w:rsidR="00F82068" w:rsidRDefault="00F82068" w:rsidP="00F82068">
      <w:pPr>
        <w:pStyle w:val="Equation"/>
      </w:pPr>
      <w:r>
        <w:tab/>
      </w:r>
      <w:r w:rsidRPr="00694965">
        <w:rPr>
          <w:position w:val="-14"/>
        </w:rPr>
        <w:object w:dxaOrig="5380" w:dyaOrig="400">
          <v:shape id="_x0000_i1134" type="#_x0000_t75" style="width:269.5pt;height:20.5pt" o:ole="">
            <v:imagedata r:id="rId356" o:title=""/>
          </v:shape>
          <o:OLEObject Type="Embed" ProgID="Equation.DSMT4" ShapeID="_x0000_i1134" DrawAspect="Content" ObjectID="_1476180463" r:id="rId357"/>
        </w:object>
      </w:r>
    </w:p>
    <w:p w:rsidR="00F82068" w:rsidRDefault="00F82068" w:rsidP="00F82068">
      <w:pPr>
        <w:pStyle w:val="BodyText"/>
      </w:pPr>
      <w:r>
        <w:t xml:space="preserve">and the power in the plume is recalculated: </w:t>
      </w:r>
      <w:r w:rsidRPr="00694965">
        <w:rPr>
          <w:position w:val="-14"/>
        </w:rPr>
        <w:object w:dxaOrig="2180" w:dyaOrig="400">
          <v:shape id="_x0000_i1135" type="#_x0000_t75" style="width:109pt;height:20.5pt" o:ole="">
            <v:imagedata r:id="rId358" o:title=""/>
          </v:shape>
          <o:OLEObject Type="Embed" ProgID="Equation.DSMT4" ShapeID="_x0000_i1135" DrawAspect="Content" ObjectID="_1476180464" r:id="rId359"/>
        </w:object>
      </w:r>
      <w:r>
        <w:t>.</w:t>
      </w:r>
    </w:p>
    <w:p w:rsidR="00F82068" w:rsidRDefault="00F82068">
      <w:pPr>
        <w:pStyle w:val="BodyText"/>
        <w:numPr>
          <w:ilvl w:val="0"/>
          <w:numId w:val="10"/>
        </w:numPr>
        <w:tabs>
          <w:tab w:val="clear" w:pos="360"/>
          <w:tab w:val="num" w:pos="1440"/>
        </w:tabs>
        <w:ind w:left="1440"/>
        <w:pPrChange w:id="158" w:author="Lixing Gu" w:date="2014-10-09T10:33:00Z">
          <w:pPr>
            <w:pStyle w:val="BodyText"/>
            <w:numPr>
              <w:numId w:val="20"/>
            </w:numPr>
            <w:tabs>
              <w:tab w:val="num" w:pos="720"/>
              <w:tab w:val="num" w:pos="1440"/>
            </w:tabs>
            <w:ind w:left="1440" w:hanging="720"/>
          </w:pPr>
        </w:pPrChange>
      </w:pPr>
      <w:r>
        <w:t xml:space="preserve">Calculate the two subzone temperatures: </w:t>
      </w:r>
      <w:r>
        <w:rPr>
          <w:i/>
        </w:rPr>
        <w:t>T</w:t>
      </w:r>
      <w:r>
        <w:rPr>
          <w:i/>
          <w:vertAlign w:val="subscript"/>
        </w:rPr>
        <w:t>oc</w:t>
      </w:r>
      <w:r>
        <w:rPr>
          <w:i/>
        </w:rPr>
        <w:t xml:space="preserve"> </w:t>
      </w:r>
      <w:r>
        <w:t>and</w:t>
      </w:r>
      <w:r>
        <w:rPr>
          <w:i/>
        </w:rPr>
        <w:t xml:space="preserve"> T</w:t>
      </w:r>
      <w:r>
        <w:rPr>
          <w:i/>
          <w:vertAlign w:val="subscript"/>
        </w:rPr>
        <w:t>mx</w:t>
      </w:r>
      <w:r>
        <w:t>.</w:t>
      </w:r>
    </w:p>
    <w:p w:rsidR="00F82068" w:rsidRDefault="00F82068" w:rsidP="00F82068">
      <w:pPr>
        <w:pStyle w:val="BodyText"/>
      </w:pPr>
      <w:r>
        <w:t>The h</w:t>
      </w:r>
      <w:r>
        <w:rPr>
          <w:vertAlign w:val="subscript"/>
        </w:rPr>
        <w:t>c</w:t>
      </w:r>
      <w:r>
        <w:t>’s calculated in step 1 depend on the subzone temperatures. In turn the subzone temperatures depend on the HA and HAT’s calculated in step 1. Hence the need for iteration</w:t>
      </w:r>
    </w:p>
    <w:p w:rsidR="00F82068" w:rsidRDefault="00F82068" w:rsidP="00F82068">
      <w:pPr>
        <w:pStyle w:val="BodyText"/>
      </w:pPr>
      <w:r>
        <w:t>Next we describe each steps 1 and 3 in more detail.</w:t>
      </w:r>
    </w:p>
    <w:p w:rsidR="00F82068" w:rsidRDefault="00F82068" w:rsidP="00F82068">
      <w:pPr>
        <w:pStyle w:val="Heading4"/>
      </w:pPr>
      <w:r>
        <w:t>Step 1</w:t>
      </w:r>
    </w:p>
    <w:p w:rsidR="00F82068" w:rsidRDefault="00F82068" w:rsidP="00F82068">
      <w:pPr>
        <w:pStyle w:val="BodyText"/>
      </w:pPr>
      <w:r>
        <w:t xml:space="preserve">Subroutine </w:t>
      </w:r>
      <w:r>
        <w:rPr>
          <w:i/>
        </w:rPr>
        <w:t>HcUCSDUF</w:t>
      </w:r>
      <w:r>
        <w:t xml:space="preserve"> is quite straightforward. It loops through all the surfaces in each zone and decides whether the surface is located in the upper, mixed subzone or the lower, occupied subzone, or if the surface is in both subzones. If entirely in one subzone the subzone temperature is stored in the surface effective temperature variable </w:t>
      </w:r>
      <w:r>
        <w:rPr>
          <w:i/>
        </w:rPr>
        <w:t xml:space="preserve">TempEffBulkAir(SurfNum) </w:t>
      </w:r>
      <w:r>
        <w:t>and h</w:t>
      </w:r>
      <w:r>
        <w:rPr>
          <w:vertAlign w:val="subscript"/>
        </w:rPr>
        <w:t>c</w:t>
      </w:r>
      <w:r>
        <w:t xml:space="preserve"> for the surface is calculated by a call to subroutine </w:t>
      </w:r>
      <w:r>
        <w:rPr>
          <w:i/>
        </w:rPr>
        <w:t>CalcDetailedHcInForDVModel</w:t>
      </w:r>
      <w:r>
        <w:t xml:space="preserve">. This routine uses the “detailed” natural convection coefficient calculation that depends on surface tilt and </w:t>
      </w:r>
      <w:r>
        <w:rPr>
          <w:noProof/>
          <w:position w:val="-4"/>
          <w:lang w:eastAsia="zh-CN"/>
        </w:rPr>
        <w:drawing>
          <wp:inline distT="0" distB="0" distL="0" distR="0" wp14:anchorId="7A645242" wp14:editId="75B4978C">
            <wp:extent cx="371475" cy="190500"/>
            <wp:effectExtent l="0" t="0" r="9525"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t xml:space="preserve">. This calculation is appropriate for situations with low air velocity. </w:t>
      </w:r>
    </w:p>
    <w:p w:rsidR="00F82068" w:rsidRDefault="00F82068" w:rsidP="00F82068">
      <w:pPr>
        <w:pStyle w:val="BodyText"/>
      </w:pPr>
      <w:r>
        <w:t>For surfaces that bound 2 subzones, the subroutine calculates h</w:t>
      </w:r>
      <w:r>
        <w:rPr>
          <w:vertAlign w:val="subscript"/>
        </w:rPr>
        <w:t xml:space="preserve">c </w:t>
      </w:r>
      <w:r>
        <w:t xml:space="preserve">for each subzone and then averages them, weighting by the amount of surface in each subzone. </w:t>
      </w:r>
    </w:p>
    <w:p w:rsidR="00F82068" w:rsidRDefault="00F82068" w:rsidP="00F82068">
      <w:pPr>
        <w:pStyle w:val="BodyText"/>
      </w:pPr>
      <w:r>
        <w:t>During the surface loop, once the h</w:t>
      </w:r>
      <w:r>
        <w:rPr>
          <w:vertAlign w:val="subscript"/>
        </w:rPr>
        <w:t>c</w:t>
      </w:r>
      <w:r>
        <w:t> for a surface is calculated, the appropriate subzone HA and HAT sums are incremented. If a surface is in 2 subzones the HA and HAT for each subzone are incremented based on the area of the surface in each subzone. The subroutine calculates a separate HA and HAT for the windows for use in calculating the window convective gain.</w:t>
      </w:r>
    </w:p>
    <w:p w:rsidR="00F82068" w:rsidRDefault="00F82068" w:rsidP="00F82068">
      <w:pPr>
        <w:pStyle w:val="Heading4"/>
      </w:pPr>
      <w:r>
        <w:t>Step 2</w:t>
      </w:r>
    </w:p>
    <w:p w:rsidR="00F82068" w:rsidRDefault="00F82068" w:rsidP="00F82068">
      <w:pPr>
        <w:pStyle w:val="BodyText"/>
      </w:pPr>
      <w:r>
        <w:t xml:space="preserve">The calculation of  subzone temperatures follows the method used in the </w:t>
      </w:r>
      <w:r>
        <w:rPr>
          <w:b/>
          <w:i/>
        </w:rPr>
        <w:t>ZoneTempPredictorCorrector</w:t>
      </w:r>
      <w:r>
        <w:rPr>
          <w:b/>
        </w:rPr>
        <w:t xml:space="preserve"> </w:t>
      </w:r>
      <w:r>
        <w:t xml:space="preserve">module and described in the section </w:t>
      </w:r>
      <w:r>
        <w:rPr>
          <w:b/>
        </w:rPr>
        <w:t>Basis for the System and Zone Integration</w:t>
      </w:r>
      <w:r>
        <w:t>. Namely a third order finite difference expansion of the temperature time derivative is used in updating the subzone temperatures. Otherwise the subzone temperatures are obtained straightforwardly by solving an energy balance equation for each subzone.</w:t>
      </w:r>
    </w:p>
    <w:p w:rsidR="00F82068" w:rsidRDefault="00F82068" w:rsidP="00F82068">
      <w:pPr>
        <w:pStyle w:val="Equation"/>
      </w:pPr>
      <w:r w:rsidRPr="00694965">
        <w:rPr>
          <w:position w:val="-34"/>
        </w:rPr>
        <w:object w:dxaOrig="6680" w:dyaOrig="800">
          <v:shape id="_x0000_i1136" type="#_x0000_t75" style="width:333.5pt;height:40pt" o:ole="">
            <v:imagedata r:id="rId360" o:title=""/>
          </v:shape>
          <o:OLEObject Type="Embed" ProgID="Equation.DSMT4" ShapeID="_x0000_i1136" DrawAspect="Content" ObjectID="_1476180465" r:id="rId361"/>
        </w:object>
      </w:r>
      <w:r w:rsidRPr="00694965">
        <w:rPr>
          <w:position w:val="-34"/>
        </w:rPr>
        <w:object w:dxaOrig="8059" w:dyaOrig="800">
          <v:shape id="_x0000_i1137" type="#_x0000_t75" style="width:403.5pt;height:40pt" o:ole="">
            <v:imagedata r:id="rId362" o:title=""/>
          </v:shape>
          <o:OLEObject Type="Embed" ProgID="Equation.DSMT4" ShapeID="_x0000_i1137" DrawAspect="Content" ObjectID="_1476180466" r:id="rId363"/>
        </w:object>
      </w:r>
    </w:p>
    <w:p w:rsidR="00F82068" w:rsidRDefault="00F82068" w:rsidP="00F82068">
      <w:pPr>
        <w:pStyle w:val="BodyText"/>
      </w:pPr>
      <w:r>
        <w:t xml:space="preserve">Here </w:t>
      </w:r>
      <w:r>
        <w:rPr>
          <w:noProof/>
          <w:position w:val="-14"/>
          <w:lang w:eastAsia="zh-CN"/>
        </w:rPr>
        <w:drawing>
          <wp:inline distT="0" distB="0" distL="0" distR="0" wp14:anchorId="2C26D384" wp14:editId="688D39F4">
            <wp:extent cx="371475" cy="238125"/>
            <wp:effectExtent l="0" t="0" r="9525"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0CF53F07" wp14:editId="377FACE9">
            <wp:extent cx="390525" cy="238125"/>
            <wp:effectExtent l="0" t="0" r="0" b="952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are the heat capacities of the air volume in each subzone. </w:t>
      </w:r>
      <w:r>
        <w:rPr>
          <w:noProof/>
          <w:position w:val="-14"/>
          <w:lang w:eastAsia="zh-CN"/>
        </w:rPr>
        <w:drawing>
          <wp:inline distT="0" distB="0" distL="0" distR="0" wp14:anchorId="3819376B" wp14:editId="3A6FD65E">
            <wp:extent cx="390525" cy="238125"/>
            <wp:effectExtent l="0" t="0" r="0" b="952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 xml:space="preserve"> is calculated by</w:t>
      </w:r>
    </w:p>
    <w:p w:rsidR="00F82068" w:rsidRDefault="00F82068" w:rsidP="00F82068">
      <w:pPr>
        <w:pStyle w:val="Equation"/>
      </w:pPr>
      <w:r>
        <w:rPr>
          <w:noProof/>
          <w:position w:val="-14"/>
          <w:lang w:eastAsia="zh-CN"/>
        </w:rPr>
        <w:drawing>
          <wp:inline distT="0" distB="0" distL="0" distR="0" wp14:anchorId="6F7FAD76" wp14:editId="102E757E">
            <wp:extent cx="3629025" cy="238125"/>
            <wp:effectExtent l="0" t="0" r="9525" b="9525"/>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629025" cy="238125"/>
                    </a:xfrm>
                    <a:prstGeom prst="rect">
                      <a:avLst/>
                    </a:prstGeom>
                    <a:noFill/>
                    <a:ln>
                      <a:noFill/>
                    </a:ln>
                  </pic:spPr>
                </pic:pic>
              </a:graphicData>
            </a:graphic>
          </wp:inline>
        </w:drawing>
      </w:r>
    </w:p>
    <w:p w:rsidR="00F82068" w:rsidRDefault="00F82068" w:rsidP="00F82068">
      <w:pPr>
        <w:pStyle w:val="Equation"/>
        <w:rPr>
          <w:position w:val="-14"/>
        </w:rPr>
      </w:pPr>
      <w:r>
        <w:rPr>
          <w:noProof/>
          <w:position w:val="-14"/>
          <w:lang w:eastAsia="zh-CN"/>
        </w:rPr>
        <w:drawing>
          <wp:inline distT="0" distB="0" distL="0" distR="0" wp14:anchorId="615E0C5B" wp14:editId="700CF7FE">
            <wp:extent cx="1524000" cy="238125"/>
            <wp:effectExtent l="0" t="0" r="0" b="9525"/>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p>
    <w:p w:rsidR="00F82068" w:rsidRDefault="00F82068" w:rsidP="00F82068">
      <w:pPr>
        <w:pStyle w:val="Equation"/>
        <w:ind w:left="1080"/>
      </w:pPr>
      <w:r>
        <w:lastRenderedPageBreak/>
        <w:t xml:space="preserve">The gains fraction </w:t>
      </w:r>
      <w:r>
        <w:rPr>
          <w:noProof/>
          <w:position w:val="-14"/>
          <w:lang w:eastAsia="zh-CN"/>
        </w:rPr>
        <w:drawing>
          <wp:inline distT="0" distB="0" distL="0" distR="0" wp14:anchorId="3C92AB8F" wp14:editId="61CC5028">
            <wp:extent cx="390525" cy="238125"/>
            <wp:effectExtent l="0" t="0" r="0"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t>is a user input via a schedule. It is the fraction of the convective gains in the occupied subzone that remain in that subzone.</w:t>
      </w:r>
    </w:p>
    <w:p w:rsidR="00F82068" w:rsidRDefault="00F82068" w:rsidP="00F82068">
      <w:pPr>
        <w:pStyle w:val="BodyText"/>
      </w:pPr>
      <w:r>
        <w:t>The other subzone air heat capacities are calculated in the same manner.</w:t>
      </w:r>
    </w:p>
    <w:p w:rsidR="00F82068" w:rsidRDefault="00F82068" w:rsidP="00F82068">
      <w:pPr>
        <w:pStyle w:val="Heading4"/>
      </w:pPr>
      <w:r>
        <w:t>Mixed calculation</w:t>
      </w:r>
    </w:p>
    <w:p w:rsidR="00F82068" w:rsidRDefault="00F82068" w:rsidP="00F82068">
      <w:pPr>
        <w:pStyle w:val="BodyText"/>
      </w:pPr>
      <w:r>
        <w:t>The above iterative procedure assumed that the UFAD zone model was applicable: i.e., conditions were favorable temperature stratification in the zone. Now that this calculation is complete and the subzone temperatures and depths calculated, we check to see if this assumption was justified. If not, zone conditions must be recalculated assuming a well-mixed zone.</w:t>
      </w:r>
    </w:p>
    <w:p w:rsidR="00F82068" w:rsidRDefault="00F82068" w:rsidP="00F82068">
      <w:pPr>
        <w:pStyle w:val="BodyText"/>
      </w:pPr>
      <w:r>
        <w:t xml:space="preserve">If </w:t>
      </w:r>
      <w:r>
        <w:rPr>
          <w:noProof/>
          <w:position w:val="-12"/>
          <w:lang w:eastAsia="zh-CN"/>
        </w:rPr>
        <w:drawing>
          <wp:inline distT="0" distB="0" distL="0" distR="0" wp14:anchorId="762C0C1C" wp14:editId="12D97880">
            <wp:extent cx="533400" cy="2286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t xml:space="preserve"> or </w:t>
      </w:r>
      <w:r>
        <w:rPr>
          <w:noProof/>
          <w:position w:val="-12"/>
          <w:lang w:eastAsia="zh-CN"/>
        </w:rPr>
        <w:drawing>
          <wp:inline distT="0" distB="0" distL="0" distR="0" wp14:anchorId="3BF07063" wp14:editId="12144E0D">
            <wp:extent cx="685800" cy="22860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t xml:space="preserve"> or </w:t>
      </w:r>
      <w:r w:rsidRPr="00694965">
        <w:rPr>
          <w:position w:val="-14"/>
        </w:rPr>
        <w:object w:dxaOrig="1920" w:dyaOrig="380">
          <v:shape id="_x0000_i1138" type="#_x0000_t75" style="width:96pt;height:19pt" o:ole="">
            <v:imagedata r:id="rId364" o:title=""/>
          </v:shape>
          <o:OLEObject Type="Embed" ProgID="Equation.DSMT4" ShapeID="_x0000_i1138" DrawAspect="Content" ObjectID="_1476180467" r:id="rId365"/>
        </w:object>
      </w:r>
      <w:r>
        <w:t xml:space="preserve"> then the following mixed calculation will replace the UFAD exterior zone calculation.</w:t>
      </w:r>
    </w:p>
    <w:p w:rsidR="00F82068" w:rsidRDefault="00F82068" w:rsidP="00F82068">
      <w:pPr>
        <w:pStyle w:val="BlockQuotation"/>
      </w:pPr>
      <w:r>
        <w:rPr>
          <w:b/>
        </w:rPr>
        <w:t xml:space="preserve">Note: </w:t>
      </w:r>
      <w:r>
        <w:t xml:space="preserve"> </w:t>
      </w:r>
      <w:r>
        <w:rPr>
          <w:noProof/>
          <w:position w:val="-14"/>
          <w:lang w:eastAsia="zh-CN"/>
        </w:rPr>
        <w:drawing>
          <wp:inline distT="0" distB="0" distL="0" distR="0" wp14:anchorId="3002F229" wp14:editId="7C10D387">
            <wp:extent cx="495300" cy="238125"/>
            <wp:effectExtent l="0" t="0" r="0" b="9525"/>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t xml:space="preserve"> is the minimum thickness of occupied subzone. It is set to 0.2 meters. </w:t>
      </w:r>
    </w:p>
    <w:p w:rsidR="00F82068" w:rsidRDefault="00F82068" w:rsidP="00F82068">
      <w:pPr>
        <w:pStyle w:val="BodyText"/>
      </w:pPr>
      <w:r>
        <w:t xml:space="preserve">The mixed calculation iteratively calculates surface convection coefficients and room temperature just like the displacement ventilation calculation described above. In the mixed case however, only one zone temperature </w:t>
      </w:r>
      <w:r>
        <w:rPr>
          <w:i/>
        </w:rPr>
        <w:t>T</w:t>
      </w:r>
      <w:r>
        <w:rPr>
          <w:i/>
          <w:vertAlign w:val="subscript"/>
        </w:rPr>
        <w:t>avg</w:t>
      </w:r>
      <w:r>
        <w:t xml:space="preserve"> is calculated. The 2 subzone temperatures are then set equal to </w:t>
      </w:r>
      <w:r>
        <w:rPr>
          <w:i/>
        </w:rPr>
        <w:t>T</w:t>
      </w:r>
      <w:r>
        <w:rPr>
          <w:i/>
          <w:vertAlign w:val="subscript"/>
        </w:rPr>
        <w:t>avg</w:t>
      </w:r>
      <w:r>
        <w:t>.</w:t>
      </w:r>
    </w:p>
    <w:p w:rsidR="00F82068" w:rsidRDefault="00F82068" w:rsidP="00F82068">
      <w:pPr>
        <w:pStyle w:val="BodyText"/>
      </w:pPr>
      <w:r>
        <w:t xml:space="preserve">First, </w:t>
      </w:r>
      <w:r>
        <w:rPr>
          <w:i/>
        </w:rPr>
        <w:t>Fr</w:t>
      </w:r>
      <w:r>
        <w:rPr>
          <w:i/>
          <w:vertAlign w:val="subscript"/>
        </w:rPr>
        <w:t>hb</w:t>
      </w:r>
      <w:r>
        <w:t xml:space="preserve">  is set equal to zero.</w:t>
      </w:r>
    </w:p>
    <w:p w:rsidR="00F82068" w:rsidRDefault="00F82068" w:rsidP="00F82068">
      <w:pPr>
        <w:pStyle w:val="BodyText"/>
      </w:pPr>
      <w:r>
        <w:t>Then the code iterates over these steps.</w:t>
      </w:r>
    </w:p>
    <w:p w:rsidR="00F82068" w:rsidRDefault="00F82068" w:rsidP="00F82068">
      <w:pPr>
        <w:pStyle w:val="BodyText"/>
        <w:ind w:left="1440"/>
      </w:pPr>
      <w:r>
        <w:t xml:space="preserve">Calculate </w:t>
      </w:r>
      <w:r>
        <w:rPr>
          <w:i/>
        </w:rPr>
        <w:t>T</w:t>
      </w:r>
      <w:r>
        <w:rPr>
          <w:i/>
          <w:vertAlign w:val="subscript"/>
        </w:rPr>
        <w:t>avg</w:t>
      </w:r>
      <w:r>
        <w:t xml:space="preserve"> using</w:t>
      </w:r>
    </w:p>
    <w:p w:rsidR="00F82068" w:rsidRDefault="00F82068" w:rsidP="00F82068">
      <w:pPr>
        <w:pStyle w:val="Equation"/>
      </w:pPr>
      <w:r w:rsidRPr="00694965">
        <w:rPr>
          <w:position w:val="-34"/>
        </w:rPr>
        <w:object w:dxaOrig="7540" w:dyaOrig="800">
          <v:shape id="_x0000_i1139" type="#_x0000_t75" style="width:378pt;height:40pt" o:ole="">
            <v:imagedata r:id="rId366" o:title=""/>
          </v:shape>
          <o:OLEObject Type="Embed" ProgID="Equation.DSMT4" ShapeID="_x0000_i1139" DrawAspect="Content" ObjectID="_1476180468" r:id="rId367"/>
        </w:object>
      </w:r>
    </w:p>
    <w:p w:rsidR="00F82068" w:rsidRDefault="00F82068" w:rsidP="00F82068">
      <w:pPr>
        <w:pStyle w:val="Equation"/>
      </w:pPr>
      <w:r>
        <w:rPr>
          <w:noProof/>
          <w:position w:val="-14"/>
          <w:lang w:eastAsia="zh-CN"/>
        </w:rPr>
        <w:drawing>
          <wp:inline distT="0" distB="0" distL="0" distR="0" wp14:anchorId="2C8FCA92" wp14:editId="235B0581">
            <wp:extent cx="600075" cy="238125"/>
            <wp:effectExtent l="0" t="0" r="9525" b="952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p w:rsidR="00F82068" w:rsidRDefault="00F82068" w:rsidP="00F82068">
      <w:pPr>
        <w:pStyle w:val="Equation"/>
      </w:pPr>
      <w:r>
        <w:rPr>
          <w:noProof/>
          <w:lang w:eastAsia="zh-CN"/>
        </w:rPr>
        <w:drawing>
          <wp:inline distT="0" distB="0" distL="0" distR="0" wp14:anchorId="75EEDDC2" wp14:editId="67BE48A5">
            <wp:extent cx="571500" cy="238125"/>
            <wp:effectExtent l="0" t="0" r="0" b="9525"/>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p>
    <w:p w:rsidR="00F82068" w:rsidRDefault="00F82068" w:rsidP="00F82068">
      <w:pPr>
        <w:pStyle w:val="BodyText"/>
        <w:ind w:left="1440"/>
      </w:pPr>
      <w:r>
        <w:t xml:space="preserve">Call </w:t>
      </w:r>
      <w:r>
        <w:rPr>
          <w:i/>
        </w:rPr>
        <w:t xml:space="preserve">HcUCSDUF </w:t>
      </w:r>
      <w:r>
        <w:t xml:space="preserve">to calculate the </w:t>
      </w:r>
      <w:r>
        <w:rPr>
          <w:i/>
        </w:rPr>
        <w:t>h</w:t>
      </w:r>
      <w:r>
        <w:rPr>
          <w:i/>
          <w:vertAlign w:val="subscript"/>
        </w:rPr>
        <w:t>c</w:t>
      </w:r>
      <w:r>
        <w:t>’s.</w:t>
      </w:r>
    </w:p>
    <w:p w:rsidR="00F82068" w:rsidRDefault="00F82068" w:rsidP="00F82068">
      <w:pPr>
        <w:pStyle w:val="BodyText"/>
        <w:ind w:left="1440"/>
      </w:pPr>
      <w:r>
        <w:t>Repeat step 1</w:t>
      </w:r>
    </w:p>
    <w:p w:rsidR="00F82068" w:rsidRDefault="00F82068" w:rsidP="00F82068">
      <w:pPr>
        <w:pStyle w:val="Heading4"/>
      </w:pPr>
      <w:r>
        <w:t>Final calculations</w:t>
      </w:r>
    </w:p>
    <w:p w:rsidR="00F82068" w:rsidRDefault="00F82068" w:rsidP="00F82068">
      <w:pPr>
        <w:pStyle w:val="Equation"/>
        <w:ind w:left="1080"/>
      </w:pPr>
      <w:r>
        <w:t xml:space="preserve">The UFAD exterior zone calculation finishes by calculating some report variables. </w:t>
      </w:r>
    </w:p>
    <w:p w:rsidR="00F82068" w:rsidRDefault="00F82068" w:rsidP="00F82068">
      <w:pPr>
        <w:pStyle w:val="BodyText"/>
      </w:pPr>
      <w:r>
        <w:t>We define heights:</w:t>
      </w:r>
    </w:p>
    <w:p w:rsidR="00F82068" w:rsidRDefault="00F82068" w:rsidP="00F82068">
      <w:pPr>
        <w:pStyle w:val="Equation"/>
      </w:pPr>
      <w:r>
        <w:rPr>
          <w:noProof/>
          <w:position w:val="-12"/>
          <w:lang w:eastAsia="zh-CN"/>
        </w:rPr>
        <w:drawing>
          <wp:inline distT="0" distB="0" distL="0" distR="0" wp14:anchorId="09F5D4CF" wp14:editId="36F1CE22">
            <wp:extent cx="1104900" cy="2286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p>
    <w:p w:rsidR="00F82068" w:rsidRDefault="00F82068" w:rsidP="00F82068">
      <w:pPr>
        <w:pStyle w:val="Equation"/>
      </w:pPr>
      <w:r>
        <w:rPr>
          <w:noProof/>
          <w:position w:val="-14"/>
          <w:lang w:eastAsia="zh-CN"/>
        </w:rPr>
        <w:drawing>
          <wp:inline distT="0" distB="0" distL="0" distR="0" wp14:anchorId="757DCC62" wp14:editId="7616CA3A">
            <wp:extent cx="1590675" cy="238125"/>
            <wp:effectExtent l="0" t="0" r="9525" b="9525"/>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r>
    </w:p>
    <w:p w:rsidR="00F82068" w:rsidRDefault="00F82068" w:rsidP="00F82068">
      <w:pPr>
        <w:pStyle w:val="Equation"/>
      </w:pPr>
      <w:r w:rsidRPr="00694965">
        <w:rPr>
          <w:position w:val="-14"/>
        </w:rPr>
        <w:object w:dxaOrig="1660" w:dyaOrig="380">
          <v:shape id="_x0000_i1140" type="#_x0000_t75" style="width:83pt;height:19pt" o:ole="">
            <v:imagedata r:id="rId368" o:title=""/>
          </v:shape>
          <o:OLEObject Type="Embed" ProgID="Equation.DSMT4" ShapeID="_x0000_i1140" DrawAspect="Content" ObjectID="_1476180469" r:id="rId369"/>
        </w:object>
      </w:r>
    </w:p>
    <w:p w:rsidR="00F82068" w:rsidRDefault="00F82068" w:rsidP="00F82068">
      <w:pPr>
        <w:pStyle w:val="BodyText"/>
      </w:pPr>
      <w:r>
        <w:lastRenderedPageBreak/>
        <w:t>Using the user defined comfort height we calculate the comfort  temperature.</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6359125F" wp14:editId="6B22B7BA">
            <wp:extent cx="676275" cy="238125"/>
            <wp:effectExtent l="0" t="0" r="9525" b="9525"/>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676275" cy="238125"/>
                    </a:xfrm>
                    <a:prstGeom prst="rect">
                      <a:avLst/>
                    </a:prstGeom>
                    <a:noFill/>
                    <a:ln>
                      <a:noFill/>
                    </a:ln>
                  </pic:spPr>
                </pic:pic>
              </a:graphicData>
            </a:graphic>
          </wp:inline>
        </w:drawing>
      </w:r>
    </w:p>
    <w:p w:rsidR="00F82068" w:rsidRDefault="00F82068" w:rsidP="00F82068">
      <w:pPr>
        <w:pStyle w:val="BodyText"/>
      </w:pPr>
      <w:r>
        <w:t>If UFAD:</w:t>
      </w:r>
    </w:p>
    <w:p w:rsidR="00F82068" w:rsidRDefault="00F82068" w:rsidP="00F82068">
      <w:pPr>
        <w:pStyle w:val="BodyText"/>
        <w:ind w:left="1440"/>
      </w:pPr>
      <w:r>
        <w:t xml:space="preserve">If  </w:t>
      </w:r>
      <w:r>
        <w:rPr>
          <w:noProof/>
          <w:position w:val="-14"/>
          <w:lang w:eastAsia="zh-CN"/>
        </w:rPr>
        <w:drawing>
          <wp:inline distT="0" distB="0" distL="0" distR="0" wp14:anchorId="2DEF4605" wp14:editId="4F5DF393">
            <wp:extent cx="876300" cy="238125"/>
            <wp:effectExtent l="0" t="0" r="0" b="9525"/>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p>
    <w:p w:rsidR="00F82068" w:rsidRDefault="00F82068" w:rsidP="00F82068">
      <w:pPr>
        <w:pStyle w:val="Equation"/>
        <w:ind w:left="2160"/>
      </w:pPr>
      <w:r w:rsidRPr="00694965">
        <w:rPr>
          <w:position w:val="-14"/>
        </w:rPr>
        <w:object w:dxaOrig="1040" w:dyaOrig="380">
          <v:shape id="_x0000_i1141" type="#_x0000_t75" style="width:51.5pt;height:19pt" o:ole="">
            <v:imagedata r:id="rId370" o:title=""/>
          </v:shape>
          <o:OLEObject Type="Embed" ProgID="Equation.DSMT4" ShapeID="_x0000_i1141" DrawAspect="Content" ObjectID="_1476180470" r:id="rId371"/>
        </w:object>
      </w:r>
    </w:p>
    <w:p w:rsidR="00F82068" w:rsidRDefault="00F82068" w:rsidP="00F82068">
      <w:pPr>
        <w:pStyle w:val="BodyText"/>
        <w:ind w:left="1440"/>
      </w:pPr>
      <w:r>
        <w:t xml:space="preserve">Else if </w:t>
      </w:r>
      <w:r>
        <w:rPr>
          <w:noProof/>
          <w:position w:val="-14"/>
          <w:lang w:eastAsia="zh-CN"/>
        </w:rPr>
        <w:drawing>
          <wp:inline distT="0" distB="0" distL="0" distR="0" wp14:anchorId="62562C5C" wp14:editId="1EF0BD16">
            <wp:extent cx="876300" cy="238125"/>
            <wp:effectExtent l="0" t="0" r="0" b="9525"/>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1492AB8B" wp14:editId="59CBAFF6">
            <wp:extent cx="885825" cy="238125"/>
            <wp:effectExtent l="0" t="0" r="9525" b="9525"/>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762A609B" wp14:editId="52C91E42">
            <wp:extent cx="3933825" cy="238125"/>
            <wp:effectExtent l="0" t="0" r="9525" b="9525"/>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933825"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089A9EE0" wp14:editId="2ECDA322">
            <wp:extent cx="885825" cy="238125"/>
            <wp:effectExtent l="0" t="0" r="9525" b="9525"/>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21F82C31" wp14:editId="48C4094D">
            <wp:extent cx="790575" cy="238125"/>
            <wp:effectExtent l="0" t="0" r="9525" b="9525"/>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23A59CFA" wp14:editId="2383D9AB">
            <wp:extent cx="647700" cy="238125"/>
            <wp:effectExtent l="0" t="0" r="0" b="9525"/>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p w:rsidR="00F82068" w:rsidRDefault="00F82068" w:rsidP="00F82068">
      <w:pPr>
        <w:pStyle w:val="BodyText"/>
      </w:pPr>
      <w:r>
        <w:t>Using the user defined thermostat height we calculate the temperature at the thermostat.</w:t>
      </w:r>
    </w:p>
    <w:p w:rsidR="00F82068" w:rsidRDefault="00F82068" w:rsidP="00F82068">
      <w:pPr>
        <w:pStyle w:val="BodyText"/>
      </w:pPr>
      <w:r>
        <w:t>If mixing:</w:t>
      </w:r>
    </w:p>
    <w:p w:rsidR="00F82068" w:rsidRDefault="00F82068" w:rsidP="00F82068">
      <w:pPr>
        <w:pStyle w:val="Equation"/>
      </w:pPr>
      <w:r>
        <w:rPr>
          <w:noProof/>
          <w:position w:val="-14"/>
          <w:lang w:eastAsia="zh-CN"/>
        </w:rPr>
        <w:drawing>
          <wp:inline distT="0" distB="0" distL="0" distR="0" wp14:anchorId="14424D77" wp14:editId="4EA287A0">
            <wp:extent cx="619125" cy="238125"/>
            <wp:effectExtent l="0" t="0" r="9525" b="9525"/>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p w:rsidR="00F82068" w:rsidRDefault="00F82068" w:rsidP="00F82068">
      <w:pPr>
        <w:pStyle w:val="BodyText"/>
      </w:pPr>
      <w:r>
        <w:t>If UFAD:</w:t>
      </w:r>
    </w:p>
    <w:p w:rsidR="00F82068" w:rsidRDefault="00F82068" w:rsidP="00F82068">
      <w:pPr>
        <w:pStyle w:val="BodyText"/>
        <w:ind w:left="1440"/>
      </w:pPr>
      <w:r>
        <w:t>If</w:t>
      </w:r>
      <w:r>
        <w:rPr>
          <w:noProof/>
          <w:position w:val="-14"/>
          <w:lang w:eastAsia="zh-CN"/>
        </w:rPr>
        <w:drawing>
          <wp:inline distT="0" distB="0" distL="0" distR="0" wp14:anchorId="4C39E435" wp14:editId="63F4B259">
            <wp:extent cx="809625" cy="238125"/>
            <wp:effectExtent l="0" t="0" r="9525" b="9525"/>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p w:rsidR="00F82068" w:rsidRDefault="00F82068" w:rsidP="00F82068">
      <w:pPr>
        <w:pStyle w:val="Equation"/>
        <w:ind w:left="2160"/>
      </w:pPr>
      <w:r w:rsidRPr="00694965">
        <w:rPr>
          <w:position w:val="-12"/>
        </w:rPr>
        <w:object w:dxaOrig="960" w:dyaOrig="360">
          <v:shape id="_x0000_i1142" type="#_x0000_t75" style="width:48pt;height:18pt" o:ole="">
            <v:imagedata r:id="rId372" o:title=""/>
          </v:shape>
          <o:OLEObject Type="Embed" ProgID="Equation.DSMT4" ShapeID="_x0000_i1142" DrawAspect="Content" ObjectID="_1476180471" r:id="rId373"/>
        </w:object>
      </w:r>
    </w:p>
    <w:p w:rsidR="00F82068" w:rsidRDefault="00F82068" w:rsidP="00F82068">
      <w:pPr>
        <w:pStyle w:val="BodyText"/>
        <w:ind w:left="1440"/>
      </w:pPr>
      <w:r>
        <w:t xml:space="preserve">Else if </w:t>
      </w:r>
      <w:r>
        <w:rPr>
          <w:noProof/>
          <w:position w:val="-14"/>
          <w:lang w:eastAsia="zh-CN"/>
        </w:rPr>
        <w:drawing>
          <wp:inline distT="0" distB="0" distL="0" distR="0" wp14:anchorId="3D6AEC28" wp14:editId="49F27C9E">
            <wp:extent cx="809625" cy="238125"/>
            <wp:effectExtent l="0" t="0" r="9525" b="952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r>
        <w:t xml:space="preserve"> and </w:t>
      </w:r>
      <w:r>
        <w:rPr>
          <w:noProof/>
          <w:position w:val="-14"/>
          <w:lang w:eastAsia="zh-CN"/>
        </w:rPr>
        <w:drawing>
          <wp:inline distT="0" distB="0" distL="0" distR="0" wp14:anchorId="76A39B2D" wp14:editId="7D850F1F">
            <wp:extent cx="838200" cy="238125"/>
            <wp:effectExtent l="0" t="0" r="0" b="952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p>
    <w:p w:rsidR="00F82068" w:rsidRDefault="00F82068" w:rsidP="00F82068">
      <w:pPr>
        <w:pStyle w:val="Equation"/>
        <w:ind w:left="2160"/>
      </w:pPr>
      <w:r>
        <w:rPr>
          <w:noProof/>
          <w:position w:val="-14"/>
          <w:lang w:eastAsia="zh-CN"/>
        </w:rPr>
        <w:drawing>
          <wp:inline distT="0" distB="0" distL="0" distR="0" wp14:anchorId="74A2092D" wp14:editId="0746F95D">
            <wp:extent cx="3771900" cy="238125"/>
            <wp:effectExtent l="0" t="0" r="0" b="9525"/>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771900" cy="238125"/>
                    </a:xfrm>
                    <a:prstGeom prst="rect">
                      <a:avLst/>
                    </a:prstGeom>
                    <a:noFill/>
                    <a:ln>
                      <a:noFill/>
                    </a:ln>
                  </pic:spPr>
                </pic:pic>
              </a:graphicData>
            </a:graphic>
          </wp:inline>
        </w:drawing>
      </w:r>
    </w:p>
    <w:p w:rsidR="00F82068" w:rsidRDefault="00F82068" w:rsidP="00F82068">
      <w:pPr>
        <w:pStyle w:val="BodyText"/>
        <w:ind w:left="1440"/>
      </w:pPr>
      <w:r>
        <w:t xml:space="preserve">Else if </w:t>
      </w:r>
      <w:r>
        <w:rPr>
          <w:noProof/>
          <w:position w:val="-14"/>
          <w:lang w:eastAsia="zh-CN"/>
        </w:rPr>
        <w:drawing>
          <wp:inline distT="0" distB="0" distL="0" distR="0" wp14:anchorId="48D91B8F" wp14:editId="4C030E52">
            <wp:extent cx="838200" cy="238125"/>
            <wp:effectExtent l="0" t="0" r="0" b="9525"/>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t xml:space="preserve"> and </w:t>
      </w:r>
      <w:r>
        <w:rPr>
          <w:noProof/>
          <w:position w:val="-12"/>
          <w:lang w:eastAsia="zh-CN"/>
        </w:rPr>
        <w:drawing>
          <wp:inline distT="0" distB="0" distL="0" distR="0" wp14:anchorId="2C4943AC" wp14:editId="11B5D5D5">
            <wp:extent cx="733425" cy="228600"/>
            <wp:effectExtent l="0" t="0" r="9525"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p>
    <w:p w:rsidR="00F82068" w:rsidRDefault="00F82068" w:rsidP="00F82068">
      <w:pPr>
        <w:pStyle w:val="Equation"/>
        <w:ind w:left="2160"/>
      </w:pPr>
      <w:r>
        <w:rPr>
          <w:noProof/>
          <w:position w:val="-12"/>
          <w:lang w:eastAsia="zh-CN"/>
        </w:rPr>
        <w:drawing>
          <wp:inline distT="0" distB="0" distL="0" distR="0" wp14:anchorId="07D916A3" wp14:editId="2E461EEB">
            <wp:extent cx="600075" cy="228600"/>
            <wp:effectExtent l="0" t="0" r="952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p>
    <w:p w:rsidR="00F82068" w:rsidRDefault="00F82068" w:rsidP="00F82068">
      <w:pPr>
        <w:pStyle w:val="BodyText"/>
        <w:jc w:val="left"/>
      </w:pPr>
      <w:r>
        <w:t>The average temperature gradient is:</w:t>
      </w:r>
    </w:p>
    <w:p w:rsidR="00F82068" w:rsidRDefault="00F82068" w:rsidP="00F82068">
      <w:pPr>
        <w:pStyle w:val="BodyText"/>
        <w:ind w:left="1440"/>
        <w:jc w:val="left"/>
      </w:pPr>
      <w:r>
        <w:t xml:space="preserve">If </w:t>
      </w:r>
      <w:r w:rsidRPr="00694965">
        <w:rPr>
          <w:position w:val="-14"/>
        </w:rPr>
        <w:object w:dxaOrig="2020" w:dyaOrig="380">
          <v:shape id="_x0000_i1143" type="#_x0000_t75" style="width:101pt;height:19pt" o:ole="">
            <v:imagedata r:id="rId374" o:title=""/>
          </v:shape>
          <o:OLEObject Type="Embed" ProgID="Equation.DSMT4" ShapeID="_x0000_i1143" DrawAspect="Content" ObjectID="_1476180472" r:id="rId375"/>
        </w:object>
      </w:r>
    </w:p>
    <w:p w:rsidR="00F82068" w:rsidRDefault="00F82068" w:rsidP="00F82068">
      <w:pPr>
        <w:pStyle w:val="Equation"/>
      </w:pPr>
      <w:r w:rsidRPr="00694965">
        <w:rPr>
          <w:position w:val="-14"/>
        </w:rPr>
        <w:object w:dxaOrig="3920" w:dyaOrig="380">
          <v:shape id="_x0000_i1144" type="#_x0000_t75" style="width:196pt;height:19pt" o:ole="">
            <v:imagedata r:id="rId376" o:title=""/>
          </v:shape>
          <o:OLEObject Type="Embed" ProgID="Equation.DSMT4" ShapeID="_x0000_i1144" DrawAspect="Content" ObjectID="_1476180473" r:id="rId377"/>
        </w:object>
      </w:r>
    </w:p>
    <w:p w:rsidR="00F82068" w:rsidRDefault="00F82068" w:rsidP="00F82068">
      <w:pPr>
        <w:pStyle w:val="BodyText"/>
        <w:ind w:left="1440"/>
        <w:jc w:val="left"/>
      </w:pPr>
      <w:r>
        <w:t xml:space="preserve">else </w:t>
      </w:r>
      <w:r w:rsidRPr="00694965">
        <w:rPr>
          <w:position w:val="-14"/>
        </w:rPr>
        <w:object w:dxaOrig="1460" w:dyaOrig="380">
          <v:shape id="_x0000_i1145" type="#_x0000_t75" style="width:73pt;height:19pt" o:ole="">
            <v:imagedata r:id="rId378" o:title=""/>
          </v:shape>
          <o:OLEObject Type="Embed" ProgID="Equation.DSMT4" ShapeID="_x0000_i1145" DrawAspect="Content" ObjectID="_1476180474" r:id="rId379"/>
        </w:object>
      </w:r>
    </w:p>
    <w:p w:rsidR="00F82068" w:rsidRDefault="00F82068" w:rsidP="00F82068">
      <w:pPr>
        <w:pStyle w:val="BodyText"/>
        <w:jc w:val="left"/>
      </w:pPr>
      <w:r>
        <w:lastRenderedPageBreak/>
        <w:t xml:space="preserve">Finally, the zone node temperature is set to </w:t>
      </w:r>
      <w:r>
        <w:rPr>
          <w:i/>
        </w:rPr>
        <w:t>T</w:t>
      </w:r>
      <w:r>
        <w:rPr>
          <w:i/>
          <w:vertAlign w:val="subscript"/>
        </w:rPr>
        <w:t>mx</w:t>
      </w:r>
      <w:r>
        <w:t>.</w:t>
      </w:r>
    </w:p>
    <w:p w:rsidR="00F82068" w:rsidRDefault="00F82068" w:rsidP="00F82068">
      <w:pPr>
        <w:pStyle w:val="BodyText"/>
        <w:jc w:val="left"/>
      </w:pPr>
      <w:r>
        <w:t xml:space="preserve">Other variables that are reported out are </w:t>
      </w:r>
      <w:r w:rsidRPr="00694965">
        <w:rPr>
          <w:position w:val="-4"/>
        </w:rPr>
        <w:object w:dxaOrig="220" w:dyaOrig="240">
          <v:shape id="_x0000_i1146" type="#_x0000_t75" style="width:11.5pt;height:12pt" o:ole="">
            <v:imagedata r:id="rId380" o:title=""/>
          </v:shape>
          <o:OLEObject Type="Embed" ProgID="Equation.DSMT4" ShapeID="_x0000_i1146" DrawAspect="Content" ObjectID="_1476180475" r:id="rId381"/>
        </w:object>
      </w:r>
      <w:r>
        <w:t xml:space="preserve">and </w:t>
      </w:r>
      <w:r w:rsidRPr="00694965">
        <w:rPr>
          <w:position w:val="-10"/>
        </w:rPr>
        <w:object w:dxaOrig="200" w:dyaOrig="320">
          <v:shape id="_x0000_i1147" type="#_x0000_t75" style="width:10pt;height:15.5pt" o:ole="">
            <v:imagedata r:id="rId382" o:title=""/>
          </v:shape>
          <o:OLEObject Type="Embed" ProgID="Equation.DSMT4" ShapeID="_x0000_i1147" DrawAspect="Content" ObjectID="_1476180476" r:id="rId383"/>
        </w:object>
      </w:r>
      <w:r>
        <w:t>.</w:t>
      </w:r>
    </w:p>
    <w:p w:rsidR="00F82068" w:rsidRDefault="00F82068" w:rsidP="00F82068">
      <w:pPr>
        <w:pStyle w:val="Equation"/>
      </w:pPr>
      <w:r w:rsidRPr="00694965">
        <w:rPr>
          <w:position w:val="-14"/>
        </w:rPr>
        <w:object w:dxaOrig="2600" w:dyaOrig="380">
          <v:shape id="_x0000_i1148" type="#_x0000_t75" style="width:129.5pt;height:19pt" o:ole="">
            <v:imagedata r:id="rId384" o:title=""/>
          </v:shape>
          <o:OLEObject Type="Embed" ProgID="Equation.DSMT4" ShapeID="_x0000_i1148" DrawAspect="Content" ObjectID="_1476180477" r:id="rId385"/>
        </w:object>
      </w:r>
    </w:p>
    <w:p w:rsidR="00F82068" w:rsidRDefault="00F82068" w:rsidP="00F82068">
      <w:pPr>
        <w:pStyle w:val="BodyText"/>
      </w:pPr>
      <w:r>
        <w:t xml:space="preserve">where </w:t>
      </w:r>
      <w:r w:rsidRPr="00694965">
        <w:rPr>
          <w:position w:val="-14"/>
        </w:rPr>
        <w:object w:dxaOrig="380" w:dyaOrig="380">
          <v:shape id="_x0000_i1149" type="#_x0000_t75" style="width:19pt;height:19pt" o:ole="">
            <v:imagedata r:id="rId386" o:title=""/>
          </v:shape>
          <o:OLEObject Type="Embed" ProgID="Equation.DSMT4" ShapeID="_x0000_i1149" DrawAspect="Content" ObjectID="_1476180478" r:id="rId387"/>
        </w:object>
      </w:r>
      <w:r>
        <w:t>is the zone supply air temperature.</w:t>
      </w:r>
    </w:p>
    <w:p w:rsidR="00F82068" w:rsidRDefault="00F82068" w:rsidP="00F82068">
      <w:pPr>
        <w:pStyle w:val="Heading4"/>
      </w:pPr>
      <w:r>
        <w:t>References</w:t>
      </w:r>
    </w:p>
    <w:p w:rsidR="00F82068" w:rsidRDefault="00F82068" w:rsidP="00F82068">
      <w:pPr>
        <w:pStyle w:val="BodyText"/>
      </w:pPr>
      <w:r>
        <w:t xml:space="preserve">Qing Liu. 2006. The Fluid Dynamics of an Underfloor Air Distribution System. A PhD dissertation in Engineering Sciences (Systems Science) at UC </w:t>
      </w:r>
      <w:smartTag w:uri="schemas-city2airport-com/woprcity2airport" w:element="City">
        <w:r>
          <w:t>San Diego</w:t>
        </w:r>
      </w:smartTag>
      <w:r>
        <w:t>.</w:t>
      </w:r>
    </w:p>
    <w:p w:rsidR="00F82068" w:rsidRDefault="00F82068" w:rsidP="00F82068">
      <w:pPr>
        <w:pStyle w:val="Heading3"/>
      </w:pPr>
      <w:bookmarkStart w:id="159" w:name="_Toc116813767"/>
      <w:bookmarkStart w:id="160" w:name="_Toc351186654"/>
      <w:bookmarkStart w:id="161" w:name="_Toc399401252"/>
      <w:r>
        <w:t>Cross Ventilation Room Air Model</w:t>
      </w:r>
      <w:bookmarkEnd w:id="159"/>
      <w:bookmarkEnd w:id="160"/>
      <w:bookmarkEnd w:id="161"/>
    </w:p>
    <w:p w:rsidR="00F82068" w:rsidRDefault="00F82068" w:rsidP="00F82068">
      <w:pPr>
        <w:pStyle w:val="Heading4"/>
      </w:pPr>
      <w:r>
        <w:t>Overview</w:t>
      </w:r>
    </w:p>
    <w:p w:rsidR="00F82068" w:rsidRDefault="00F82068" w:rsidP="00F82068">
      <w:pPr>
        <w:pStyle w:val="BodyText"/>
        <w:rPr>
          <w:color w:val="000000"/>
        </w:rPr>
      </w:pPr>
      <w:r>
        <w:rPr>
          <w:color w:val="000000"/>
        </w:rPr>
        <w:t xml:space="preserve">The input object </w:t>
      </w:r>
      <w:r w:rsidRPr="001A6BD8">
        <w:rPr>
          <w:color w:val="000000"/>
        </w:rPr>
        <w:t xml:space="preserve">RoomAirSettings:CrossVentilation </w:t>
      </w:r>
      <w:r>
        <w:rPr>
          <w:color w:val="000000"/>
        </w:rPr>
        <w:t>provides a simple model, developed by UCSD, for heat transfer and vertical temperature profile prediction in cross ventilated rooms. This model was developed using scaling analysis, experimental correlations, computational fluid dynamics, and approximate solutions of the Navier-Stokes equations. The model distinguishes two regions in the room, the main jet region and the recirculations, and predicts characteristic airflow velocities and average air temperatures. The model consists of a set of analytical expressions that clearly display the first order effects of room geometry and inflow characteristics on Cross Ventilation airflow and heat transfer.</w:t>
      </w:r>
    </w:p>
    <w:p w:rsidR="00F82068" w:rsidRDefault="00F82068" w:rsidP="00F82068">
      <w:pPr>
        <w:pStyle w:val="Heading4"/>
      </w:pPr>
      <w:r>
        <w:t>Cross-Ventilation</w:t>
      </w:r>
    </w:p>
    <w:p w:rsidR="00F82068" w:rsidRPr="00527E78" w:rsidRDefault="00F82068" w:rsidP="00F82068">
      <w:pPr>
        <w:pStyle w:val="BodyText"/>
      </w:pPr>
      <w:r w:rsidRPr="00527E78">
        <w:t>The CV model is developed from analysis of the flow structure inside a cross-ventilated room, which naturally divides into distinct jet and recirculation flow regions. The flows are calculated for different room and opening geometries using CFD. Correlations with room and aperture parameters are then deduced for a characteristic temperature and velocity in the jet and recirculation regions.</w:t>
      </w:r>
    </w:p>
    <w:p w:rsidR="00F82068" w:rsidRPr="00894C8A" w:rsidRDefault="00F82068" w:rsidP="00F82068">
      <w:pPr>
        <w:pStyle w:val="BodyText"/>
      </w:pPr>
      <w:r w:rsidRPr="00527E78">
        <w:t>The SS 2-opening model is developed from analysis of wind tunnel data for pressure and ventilation rates, correlating the flow rate with the pressure difference between the two openings, with contributions from both the mean and unsteady components. The local velocity estimate is also based on wind tunnel data, and gives the velocity as a function of wind angle.</w:t>
      </w:r>
    </w:p>
    <w:p w:rsidR="00F82068" w:rsidRPr="00527E78" w:rsidRDefault="00F82068" w:rsidP="00F82068">
      <w:pPr>
        <w:pStyle w:val="Heading4"/>
      </w:pPr>
      <w:r w:rsidRPr="00527E78">
        <w:t>Approach</w:t>
      </w:r>
    </w:p>
    <w:p w:rsidR="00F82068" w:rsidRPr="00527E78" w:rsidRDefault="00F82068" w:rsidP="00F82068">
      <w:pPr>
        <w:pStyle w:val="BodyText"/>
      </w:pPr>
      <w:r w:rsidRPr="00527E78">
        <w:t>With the widespread availability of air conditioning, natural ventilation became a rare feature in commercial buildings in the US. The recent resurgence of the use of natural ventilation relies on systems whose performance can be predicted and controlled, often working in conjunction with mechanical ventilation and cooling systems in hybrid ventilation configurations. In this contemporary approach natural ventilation deals with thermal and air renewal requirements in the cold and mild season and often plays a limited role in the warm season (due to the need to control indoor velocities and noise levels). Whereas traditional natural ventilation systems often use large openings (1-4m</w:t>
      </w:r>
      <w:r w:rsidRPr="00527E78">
        <w:rPr>
          <w:vertAlign w:val="superscript"/>
        </w:rPr>
        <w:t>2</w:t>
      </w:r>
      <w:r w:rsidRPr="00527E78">
        <w:t>), both recent and expected future examples tend to use smaller openings (0.2-1m</w:t>
      </w:r>
      <w:r w:rsidRPr="00527E78">
        <w:rPr>
          <w:vertAlign w:val="superscript"/>
        </w:rPr>
        <w:t>2</w:t>
      </w:r>
      <w:r w:rsidRPr="00527E78">
        <w:t xml:space="preserve">), often in multiple opening configurations that allow for efficient heat removal with controlled indoor velocities. </w:t>
      </w:r>
    </w:p>
    <w:p w:rsidR="00F82068" w:rsidRPr="00527E78" w:rsidRDefault="00F82068" w:rsidP="00F82068">
      <w:pPr>
        <w:pStyle w:val="BodyText"/>
      </w:pPr>
      <w:r w:rsidRPr="00527E78">
        <w:t>The modeling approach used is based on simplified solutions of the Navier Stokes equations that are integrated into scaling formulae that predict relevant flow quantities (characteristic velocities and temperatures) in distinct regions of the flow. The scaling expressions that will be developed use the principle of flow similarity: for a given room geometry and flow regime (either laminar or turbulent), the flow pattern is constant. In the present case, where the goal is to predict internal velocities using as input the inflow velocity (that can be estimated by the airflow rate predicted by the AirflowNetwork model), the principle can be stated as:</w:t>
      </w:r>
    </w:p>
    <w:p w:rsidR="00F82068" w:rsidRPr="00527E78" w:rsidRDefault="00F82068" w:rsidP="00F82068">
      <w:pPr>
        <w:pStyle w:val="BodyText"/>
      </w:pPr>
      <w:r w:rsidRPr="00527E78">
        <w:t>(Velocity in a given position in the room) = (Inflow velocity) × (Constant)</w:t>
      </w:r>
    </w:p>
    <w:p w:rsidR="00F82068" w:rsidRPr="00527E78" w:rsidRDefault="00F82068" w:rsidP="00F82068">
      <w:pPr>
        <w:pStyle w:val="BodyText"/>
      </w:pPr>
      <w:r w:rsidRPr="00527E78">
        <w:lastRenderedPageBreak/>
        <w:t>The constant is non-dimensional and depends on the position or room zone where the prediction is being made. For a given geometry the constant can be measured experimentally or inferred from a detailed CFD simulation. It is expected that the constant may depend on non-dimensional room geometry parameters that can be inferred from a careful analysis of the flow. The proposed CV model uses a set of CFD simulations, in conjunction with simplified solutions of the Navier Stokes equations, to obtain the constants and their dependence on room geometry features.</w:t>
      </w:r>
    </w:p>
    <w:p w:rsidR="00F82068" w:rsidRPr="00527E78" w:rsidRDefault="00F82068" w:rsidP="00F82068">
      <w:pPr>
        <w:pStyle w:val="BodyText"/>
      </w:pPr>
      <w:r w:rsidRPr="00527E78">
        <w:t xml:space="preserve">The updated CV model proposed in this document was developed using inlet areas </w:t>
      </w:r>
      <w:r w:rsidRPr="00527E78">
        <w:rPr>
          <w:i/>
        </w:rPr>
        <w:t>A</w:t>
      </w:r>
      <w:r w:rsidRPr="00527E78">
        <w:rPr>
          <w:vertAlign w:val="subscript"/>
        </w:rPr>
        <w:t>in</w:t>
      </w:r>
      <w:r w:rsidRPr="00527E78">
        <w:t xml:space="preserve"> and room cross-section areas </w:t>
      </w:r>
      <w:r w:rsidRPr="00527E78">
        <w:rPr>
          <w:i/>
        </w:rPr>
        <w:t>A</w:t>
      </w:r>
      <w:r w:rsidRPr="00527E78">
        <w:rPr>
          <w:vertAlign w:val="subscript"/>
        </w:rPr>
        <w:t>RM</w:t>
      </w:r>
      <w:r w:rsidRPr="00527E78">
        <w:t xml:space="preserve"> in the following range:</w:t>
      </w:r>
    </w:p>
    <w:p w:rsidR="00F82068" w:rsidRPr="00527E78" w:rsidRDefault="00F82068" w:rsidP="00F82068">
      <w:pPr>
        <w:pStyle w:val="Equation"/>
      </w:pPr>
      <w:r w:rsidRPr="00527E78">
        <w:t>0.5% &lt; </w:t>
      </w:r>
      <w:r w:rsidRPr="00527E78">
        <w:rPr>
          <w:i/>
        </w:rPr>
        <w:t>A</w:t>
      </w:r>
      <w:r w:rsidRPr="00527E78">
        <w:rPr>
          <w:vertAlign w:val="subscript"/>
        </w:rPr>
        <w:t>in</w:t>
      </w:r>
      <w:r w:rsidRPr="00527E78">
        <w:t>/</w:t>
      </w:r>
      <w:r w:rsidRPr="00527E78">
        <w:rPr>
          <w:i/>
        </w:rPr>
        <w:t>A</w:t>
      </w:r>
      <w:r w:rsidRPr="00527E78">
        <w:rPr>
          <w:vertAlign w:val="subscript"/>
        </w:rPr>
        <w:t>RM</w:t>
      </w:r>
      <w:r w:rsidRPr="00527E78">
        <w:t> &lt; 5%</w:t>
      </w:r>
    </w:p>
    <w:p w:rsidR="00F82068" w:rsidRPr="00527E78" w:rsidRDefault="00F82068" w:rsidP="00F82068">
      <w:pPr>
        <w:pStyle w:val="BodyText"/>
      </w:pPr>
      <w:r w:rsidRPr="00527E78">
        <w:t>whereas the existing model used</w:t>
      </w:r>
    </w:p>
    <w:p w:rsidR="00F82068" w:rsidRPr="00527E78" w:rsidRDefault="00F82068" w:rsidP="00F82068">
      <w:pPr>
        <w:pStyle w:val="Equation"/>
      </w:pPr>
      <w:r w:rsidRPr="00527E78">
        <w:t>3.2% &lt; </w:t>
      </w:r>
      <w:r w:rsidRPr="00527E78">
        <w:rPr>
          <w:i/>
        </w:rPr>
        <w:t>A</w:t>
      </w:r>
      <w:r w:rsidRPr="00527E78">
        <w:rPr>
          <w:vertAlign w:val="subscript"/>
        </w:rPr>
        <w:t>in</w:t>
      </w:r>
      <w:r w:rsidRPr="00527E78">
        <w:t>/</w:t>
      </w:r>
      <w:r w:rsidRPr="00527E78">
        <w:rPr>
          <w:i/>
        </w:rPr>
        <w:t>A</w:t>
      </w:r>
      <w:r w:rsidRPr="00527E78">
        <w:rPr>
          <w:vertAlign w:val="subscript"/>
        </w:rPr>
        <w:t>RM</w:t>
      </w:r>
      <w:r w:rsidRPr="00527E78">
        <w:t> &lt; 21%</w:t>
      </w:r>
    </w:p>
    <w:p w:rsidR="00F82068" w:rsidRPr="00527E78" w:rsidRDefault="00F82068" w:rsidP="00F82068">
      <w:pPr>
        <w:pStyle w:val="BodyText"/>
      </w:pPr>
      <w:r w:rsidRPr="00527E78">
        <w:t xml:space="preserve">The room lengths for which these models are expected to be applied range between the smallest room size of 4m and the maximum achievable CV room flushing length of 15-18m. </w:t>
      </w:r>
    </w:p>
    <w:p w:rsidR="00F82068" w:rsidRPr="00527E78" w:rsidRDefault="00F82068" w:rsidP="00F82068">
      <w:pPr>
        <w:pStyle w:val="BodyText"/>
      </w:pPr>
    </w:p>
    <w:p w:rsidR="00F82068" w:rsidRDefault="00F82068" w:rsidP="00F82068">
      <w:pPr>
        <w:pStyle w:val="Picture"/>
      </w:pPr>
      <w:r>
        <w:rPr>
          <w:noProof/>
          <w:lang w:eastAsia="zh-CN"/>
        </w:rPr>
        <w:drawing>
          <wp:inline distT="0" distB="0" distL="0" distR="0" wp14:anchorId="531CDD95" wp14:editId="156D9085">
            <wp:extent cx="4956175" cy="2743200"/>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956175" cy="2743200"/>
                    </a:xfrm>
                    <a:prstGeom prst="rect">
                      <a:avLst/>
                    </a:prstGeom>
                    <a:noFill/>
                  </pic:spPr>
                </pic:pic>
              </a:graphicData>
            </a:graphic>
          </wp:inline>
        </w:drawing>
      </w:r>
    </w:p>
    <w:p w:rsidR="00F82068" w:rsidRPr="00527E78" w:rsidRDefault="00F82068" w:rsidP="00F82068">
      <w:pPr>
        <w:pStyle w:val="Caption"/>
      </w:pPr>
      <w:bookmarkStart w:id="162" w:name="_Ref367340154"/>
      <w:r>
        <w:t xml:space="preserve">Figure </w:t>
      </w:r>
      <w:fldSimple w:instr=" SEQ Figure \* ARABIC ">
        <w:r>
          <w:rPr>
            <w:noProof/>
          </w:rPr>
          <w:t>136</w:t>
        </w:r>
      </w:fldSimple>
      <w:bookmarkEnd w:id="162"/>
      <w:r>
        <w:t>. Development of an axisymmetric jet from airflow through a window.</w:t>
      </w:r>
    </w:p>
    <w:p w:rsidR="00F82068" w:rsidRPr="00527E78" w:rsidRDefault="00F82068" w:rsidP="00F82068">
      <w:pPr>
        <w:pStyle w:val="BodyText"/>
      </w:pPr>
      <w:r w:rsidRPr="00527E78">
        <w:t xml:space="preserve">Air flows into the room through an inflow window in the form of an approximately axisymmetric jet, with characteristic diameter </w:t>
      </w:r>
      <w:r w:rsidRPr="00527E78">
        <w:rPr>
          <w:i/>
        </w:rPr>
        <w:t>L</w:t>
      </w:r>
      <w:r w:rsidRPr="00527E78">
        <w:t>=</w:t>
      </w:r>
      <w:r w:rsidRPr="00527E78">
        <w:rPr>
          <w:i/>
        </w:rPr>
        <w:t>A</w:t>
      </w:r>
      <w:r w:rsidRPr="00527E78">
        <w:rPr>
          <w:vertAlign w:val="subscript"/>
        </w:rPr>
        <w:t>in</w:t>
      </w:r>
      <w:r w:rsidRPr="00527E78">
        <w:rPr>
          <w:vertAlign w:val="superscript"/>
        </w:rPr>
        <w:t>1/2</w:t>
      </w:r>
      <w:r w:rsidRPr="00527E78">
        <w:t>, that is confined by the room surfaces (see</w:t>
      </w:r>
      <w:r>
        <w:t xml:space="preserve"> </w:t>
      </w:r>
      <w:r>
        <w:fldChar w:fldCharType="begin"/>
      </w:r>
      <w:r>
        <w:instrText xml:space="preserve"> REF _Ref367340607 \h </w:instrText>
      </w:r>
      <w:r>
        <w:fldChar w:fldCharType="separate"/>
      </w:r>
      <w:r>
        <w:t xml:space="preserve">Figure </w:t>
      </w:r>
      <w:r>
        <w:rPr>
          <w:noProof/>
        </w:rPr>
        <w:t>137</w:t>
      </w:r>
      <w:r>
        <w:fldChar w:fldCharType="end"/>
      </w:r>
      <w:r w:rsidRPr="00527E78">
        <w:t>). The initial portion of the jet (up to six diameters) is called the potential core and is characterized by shear layer development along the perimeter of the jet. After this phase the jet transitions into a self similar profile whose centerline velocity decays as 1/</w:t>
      </w:r>
      <w:r w:rsidRPr="00527E78">
        <w:rPr>
          <w:i/>
        </w:rPr>
        <w:t>x</w:t>
      </w:r>
      <w:r w:rsidRPr="00527E78">
        <w:sym w:font="Symbol" w:char="F0A2"/>
      </w:r>
      <w:r w:rsidRPr="00527E78">
        <w:t xml:space="preserve">, where </w:t>
      </w:r>
      <w:r w:rsidRPr="00527E78">
        <w:rPr>
          <w:i/>
        </w:rPr>
        <w:t>x</w:t>
      </w:r>
      <w:r w:rsidRPr="00527E78">
        <w:sym w:font="Symbol" w:char="F0A2"/>
      </w:r>
      <w:r w:rsidRPr="00527E78">
        <w:t xml:space="preserve"> = </w:t>
      </w:r>
      <w:r w:rsidRPr="00527E78">
        <w:rPr>
          <w:i/>
        </w:rPr>
        <w:t>x</w:t>
      </w:r>
      <w:r w:rsidRPr="00527E78">
        <w:t>/</w:t>
      </w:r>
      <w:r w:rsidRPr="00527E78">
        <w:rPr>
          <w:i/>
        </w:rPr>
        <w:t>D</w:t>
      </w:r>
      <w:r w:rsidRPr="00527E78">
        <w:t xml:space="preserve"> (Awbi, 2003).</w:t>
      </w:r>
    </w:p>
    <w:p w:rsidR="00F82068" w:rsidRPr="00527E78" w:rsidRDefault="00F82068" w:rsidP="00F82068">
      <w:pPr>
        <w:pStyle w:val="BodyText"/>
      </w:pPr>
      <w:r w:rsidRPr="00527E78">
        <w:t>For the relevant room length range the geometries used in the two models result in:</w:t>
      </w:r>
    </w:p>
    <w:p w:rsidR="00F82068" w:rsidRPr="00527E78" w:rsidRDefault="00F82068" w:rsidP="00F82068">
      <w:pPr>
        <w:pStyle w:val="BodyText"/>
      </w:pPr>
      <w:r w:rsidRPr="00527E78">
        <w:tab/>
        <w:t>New model:</w:t>
      </w:r>
      <w:r w:rsidRPr="00527E78">
        <w:tab/>
        <w:t>6 &lt; x</w:t>
      </w:r>
      <w:r w:rsidRPr="00527E78">
        <w:sym w:font="Symbol" w:char="F0A2"/>
      </w:r>
      <w:r w:rsidRPr="00527E78">
        <w:t> &lt; 60</w:t>
      </w:r>
    </w:p>
    <w:p w:rsidR="00F82068" w:rsidRPr="00527E78" w:rsidRDefault="00F82068" w:rsidP="00F82068">
      <w:pPr>
        <w:pStyle w:val="BodyText"/>
      </w:pPr>
      <w:r w:rsidRPr="00527E78">
        <w:tab/>
        <w:t xml:space="preserve">Existing model: </w:t>
      </w:r>
      <w:r w:rsidRPr="00527E78">
        <w:tab/>
        <w:t>2 &lt; x</w:t>
      </w:r>
      <w:r w:rsidRPr="00527E78">
        <w:sym w:font="Symbol" w:char="F0A2"/>
      </w:r>
      <w:r w:rsidRPr="00527E78">
        <w:t> &lt; 18</w:t>
      </w:r>
    </w:p>
    <w:p w:rsidR="00F82068" w:rsidRPr="00527E78" w:rsidRDefault="00F82068" w:rsidP="00F82068">
      <w:pPr>
        <w:pStyle w:val="BodyText"/>
      </w:pPr>
      <w:r w:rsidRPr="00527E78">
        <w:t>The smaller openings used in the new model result in significantly more space for jet development along the room length. In all but the shortest rooms the jet will enter the fully developed stage characterized by a 1/</w:t>
      </w:r>
      <w:r w:rsidRPr="00527E78">
        <w:rPr>
          <w:i/>
        </w:rPr>
        <w:t>x</w:t>
      </w:r>
      <w:r w:rsidRPr="00527E78">
        <w:sym w:font="Symbol" w:char="F0A2"/>
      </w:r>
      <w:r w:rsidRPr="00527E78">
        <w:t xml:space="preserve"> centerline velocity decay rate. For this reason, the updated model uses the average jet velocity profile as opposed to shear layer momentum transfer.</w:t>
      </w:r>
    </w:p>
    <w:p w:rsidR="00F82068" w:rsidRPr="00527E78" w:rsidRDefault="00F82068" w:rsidP="00F82068">
      <w:pPr>
        <w:pStyle w:val="Heading4"/>
      </w:pPr>
      <w:r w:rsidRPr="00527E78">
        <w:lastRenderedPageBreak/>
        <w:t>Components of the flow</w:t>
      </w:r>
    </w:p>
    <w:p w:rsidR="00F82068" w:rsidRPr="00527E78" w:rsidRDefault="00F82068" w:rsidP="00F82068">
      <w:pPr>
        <w:pStyle w:val="BodyText"/>
      </w:pPr>
      <w:r>
        <w:fldChar w:fldCharType="begin"/>
      </w:r>
      <w:r>
        <w:instrText xml:space="preserve"> REF _Ref367340154 \h </w:instrText>
      </w:r>
      <w:r>
        <w:fldChar w:fldCharType="separate"/>
      </w:r>
      <w:r>
        <w:t xml:space="preserve">Figure </w:t>
      </w:r>
      <w:r>
        <w:rPr>
          <w:noProof/>
        </w:rPr>
        <w:t>136</w:t>
      </w:r>
      <w:r>
        <w:fldChar w:fldCharType="end"/>
      </w:r>
      <w:r>
        <w:t xml:space="preserve"> </w:t>
      </w:r>
      <w:r w:rsidRPr="00527E78">
        <w:t xml:space="preserve">shows the schematic development of a free axisymmetric jet in an unconfined environment, and </w:t>
      </w:r>
      <w:r>
        <w:fldChar w:fldCharType="begin"/>
      </w:r>
      <w:r>
        <w:instrText xml:space="preserve"> REF _Ref367340607 \h </w:instrText>
      </w:r>
      <w:r>
        <w:fldChar w:fldCharType="separate"/>
      </w:r>
      <w:r>
        <w:t xml:space="preserve">Figure </w:t>
      </w:r>
      <w:r>
        <w:rPr>
          <w:noProof/>
        </w:rPr>
        <w:t>137</w:t>
      </w:r>
      <w:r>
        <w:fldChar w:fldCharType="end"/>
      </w:r>
      <w:r w:rsidRPr="00527E78">
        <w:t xml:space="preserve"> depicts the confinement effects. The air entrained by the jet is detrained at the outlet, creating two recirculation zones that do not exist in a free jet.</w:t>
      </w:r>
    </w:p>
    <w:p w:rsidR="00F82068" w:rsidRPr="00527E78" w:rsidRDefault="00F82068" w:rsidP="00F82068">
      <w:pPr>
        <w:pStyle w:val="BodyText"/>
      </w:pPr>
      <w:r w:rsidRPr="00527E78">
        <w:t xml:space="preserve">The recirculation flow is similar to the flow in a lid driven cavity, where here the driving force is the confined jet flow. Turbulent lid driven cavity flows have been shown to have self-similar velocity profiles, as shown in </w:t>
      </w:r>
      <w:r>
        <w:fldChar w:fldCharType="begin"/>
      </w:r>
      <w:r>
        <w:instrText xml:space="preserve"> REF _Ref367340642 \h </w:instrText>
      </w:r>
      <w:r>
        <w:fldChar w:fldCharType="separate"/>
      </w:r>
      <w:r>
        <w:t xml:space="preserve">Figure </w:t>
      </w:r>
      <w:r>
        <w:rPr>
          <w:noProof/>
        </w:rPr>
        <w:t>138</w:t>
      </w:r>
      <w:r>
        <w:fldChar w:fldCharType="end"/>
      </w:r>
      <w:r w:rsidRPr="00527E78">
        <w:t>.</w:t>
      </w:r>
    </w:p>
    <w:p w:rsidR="00F82068" w:rsidRPr="00527E78" w:rsidRDefault="00F82068" w:rsidP="00F82068">
      <w:pPr>
        <w:pStyle w:val="BodyText"/>
      </w:pPr>
      <w:r w:rsidRPr="00527E78">
        <w:t>The model is based on the hypothesis that the flow is composed of:</w:t>
      </w:r>
    </w:p>
    <w:p w:rsidR="00F82068" w:rsidRPr="00527E78" w:rsidRDefault="00F82068" w:rsidP="00F82068">
      <w:pPr>
        <w:pStyle w:val="BodyText"/>
      </w:pPr>
      <w:r w:rsidRPr="00527E78">
        <w:tab/>
        <w:t>A – Lid driven cavity flows (in the recirculation regions).</w:t>
      </w:r>
    </w:p>
    <w:p w:rsidR="00F82068" w:rsidRPr="00527E78" w:rsidRDefault="00F82068" w:rsidP="00F82068">
      <w:pPr>
        <w:pStyle w:val="BodyText"/>
      </w:pPr>
      <w:r w:rsidRPr="00527E78">
        <w:tab/>
        <w:t>B – A confined axisymmetric jet flow.</w:t>
      </w:r>
    </w:p>
    <w:p w:rsidR="00F82068" w:rsidRDefault="00F82068" w:rsidP="00F82068">
      <w:pPr>
        <w:pStyle w:val="BodyText"/>
        <w:keepNext/>
        <w:jc w:val="center"/>
      </w:pPr>
      <w:r>
        <w:rPr>
          <w:noProof/>
          <w:lang w:eastAsia="zh-CN"/>
        </w:rPr>
        <w:drawing>
          <wp:inline distT="0" distB="0" distL="0" distR="0" wp14:anchorId="274E0DAB" wp14:editId="786F1A4E">
            <wp:extent cx="4450715" cy="2639695"/>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450715" cy="2639695"/>
                    </a:xfrm>
                    <a:prstGeom prst="rect">
                      <a:avLst/>
                    </a:prstGeom>
                    <a:noFill/>
                  </pic:spPr>
                </pic:pic>
              </a:graphicData>
            </a:graphic>
          </wp:inline>
        </w:drawing>
      </w:r>
    </w:p>
    <w:p w:rsidR="00F82068" w:rsidRDefault="00F82068" w:rsidP="00F82068">
      <w:pPr>
        <w:pStyle w:val="Caption"/>
      </w:pPr>
      <w:bookmarkStart w:id="163" w:name="_Ref367340607"/>
      <w:r>
        <w:t xml:space="preserve">Figure </w:t>
      </w:r>
      <w:fldSimple w:instr=" SEQ Figure \* ARABIC ">
        <w:r>
          <w:rPr>
            <w:noProof/>
          </w:rPr>
          <w:t>137</w:t>
        </w:r>
      </w:fldSimple>
      <w:bookmarkEnd w:id="163"/>
      <w:r>
        <w:t xml:space="preserve">. </w:t>
      </w:r>
      <w:r w:rsidRPr="00E171A4">
        <w:t>Top view of a cross ventilated room. The air entrained by the jet is detrained at the outlet, typically creating two recirculation zones.</w:t>
      </w:r>
    </w:p>
    <w:p w:rsidR="00F82068" w:rsidRPr="00995C25" w:rsidRDefault="00F82068" w:rsidP="00F82068">
      <w:pPr>
        <w:pStyle w:val="BodyText"/>
      </w:pPr>
    </w:p>
    <w:p w:rsidR="00F82068" w:rsidRDefault="00F82068" w:rsidP="00F82068">
      <w:pPr>
        <w:pStyle w:val="BodyText"/>
        <w:keepNext/>
        <w:jc w:val="center"/>
      </w:pPr>
      <w:r>
        <w:rPr>
          <w:noProof/>
          <w:lang w:eastAsia="zh-CN"/>
        </w:rPr>
        <w:drawing>
          <wp:inline distT="0" distB="0" distL="0" distR="0" wp14:anchorId="59512396" wp14:editId="18CF1812">
            <wp:extent cx="5029835" cy="2018030"/>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029835" cy="2018030"/>
                    </a:xfrm>
                    <a:prstGeom prst="rect">
                      <a:avLst/>
                    </a:prstGeom>
                    <a:noFill/>
                  </pic:spPr>
                </pic:pic>
              </a:graphicData>
            </a:graphic>
          </wp:inline>
        </w:drawing>
      </w:r>
    </w:p>
    <w:p w:rsidR="00F82068" w:rsidRPr="00527E78" w:rsidRDefault="00F82068" w:rsidP="00F82068">
      <w:pPr>
        <w:pStyle w:val="Caption"/>
      </w:pPr>
      <w:bookmarkStart w:id="164" w:name="_Ref367340642"/>
      <w:r>
        <w:t xml:space="preserve">Figure </w:t>
      </w:r>
      <w:fldSimple w:instr=" SEQ Figure \* ARABIC ">
        <w:r>
          <w:rPr>
            <w:noProof/>
          </w:rPr>
          <w:t>138</w:t>
        </w:r>
      </w:fldSimple>
      <w:bookmarkEnd w:id="164"/>
      <w:r>
        <w:t xml:space="preserve">. </w:t>
      </w:r>
      <w:r w:rsidRPr="00240B02">
        <w:t>Top view of one half of a cross ventilated room. The flow is approximately composed of a confined jet and two lid driven cavity flows (one on each side).</w:t>
      </w:r>
    </w:p>
    <w:p w:rsidR="00F82068" w:rsidRPr="00527E78" w:rsidRDefault="00F82068" w:rsidP="00F82068">
      <w:pPr>
        <w:pStyle w:val="BodyText"/>
      </w:pPr>
      <w:r w:rsidRPr="00527E78">
        <w:t>The goal of the model is to obtain the value and functional form of the constant term shown in the scaling laws for the characteristic average velocities in the two flow regions: jet and recirculation regions.</w:t>
      </w:r>
    </w:p>
    <w:p w:rsidR="00F82068" w:rsidRPr="00527E78" w:rsidRDefault="00F82068" w:rsidP="00F82068">
      <w:pPr>
        <w:pStyle w:val="BodyText"/>
      </w:pPr>
      <w:r w:rsidRPr="00527E78">
        <w:lastRenderedPageBreak/>
        <w:t>To estimate the average jet velocity we integrate along the depth of the room (including both the core region and the 1/</w:t>
      </w:r>
      <w:r w:rsidRPr="00527E78">
        <w:rPr>
          <w:i/>
        </w:rPr>
        <w:t>x</w:t>
      </w:r>
      <w:r w:rsidRPr="00527E78">
        <w:sym w:font="Symbol" w:char="F0A2"/>
      </w:r>
      <w:r w:rsidRPr="00527E78">
        <w:t xml:space="preserve"> velocity decay region) to derive an average maximum jet velocity, </w:t>
      </w:r>
      <w:r w:rsidRPr="00527E78">
        <w:rPr>
          <w:i/>
        </w:rPr>
        <w:t>V</w:t>
      </w:r>
      <w:r w:rsidRPr="00527E78">
        <w:rPr>
          <w:vertAlign w:val="subscript"/>
        </w:rPr>
        <w:t>J,m</w:t>
      </w:r>
      <w:r w:rsidRPr="00527E78">
        <w:t>:∙</w:t>
      </w:r>
    </w:p>
    <w:p w:rsidR="00F82068" w:rsidRPr="00527E78" w:rsidRDefault="00F82068" w:rsidP="00F82068">
      <w:pPr>
        <w:pStyle w:val="Equation"/>
      </w:pPr>
      <w:r w:rsidRPr="006D066D">
        <w:object w:dxaOrig="4160" w:dyaOrig="520">
          <v:shape id="_x0000_i1150" type="#_x0000_t75" style="width:208pt;height:26.5pt" o:ole="">
            <v:imagedata r:id="rId391" o:title=""/>
          </v:shape>
          <o:OLEObject Type="Embed" ProgID="Equation.DSMT4" ShapeID="_x0000_i1150" DrawAspect="Content" ObjectID="_1476180479" r:id="rId392"/>
        </w:object>
      </w:r>
    </w:p>
    <w:p w:rsidR="00F82068" w:rsidRPr="00527E78" w:rsidRDefault="00F82068" w:rsidP="00F82068">
      <w:pPr>
        <w:pStyle w:val="BodyText"/>
      </w:pPr>
      <w:r w:rsidRPr="00527E78">
        <w:t xml:space="preserve">(To allow for wind angle effects the room depth </w:t>
      </w:r>
      <w:r w:rsidRPr="00527E78">
        <w:rPr>
          <w:i/>
        </w:rPr>
        <w:t>D</w:t>
      </w:r>
      <w:r w:rsidRPr="00527E78">
        <w:t xml:space="preserve"> has been replaced by </w:t>
      </w:r>
      <w:r w:rsidRPr="00527E78">
        <w:rPr>
          <w:i/>
        </w:rPr>
        <w:t>D</w:t>
      </w:r>
      <w:r w:rsidRPr="00527E78">
        <w:t>* - see a later section.) The lid-driven cavity flow profile that characterizes the recirculation region has a maximum velocity that is approximately one half of the driving velocity, which in this case is due to the jet. For this reason we define the separation between the two regions along the virtual surface where the jet reaches 50% of its maximum, centerline, velocity.</w:t>
      </w:r>
    </w:p>
    <w:p w:rsidR="00F82068" w:rsidRPr="00527E78" w:rsidRDefault="00F82068" w:rsidP="00F82068">
      <w:pPr>
        <w:pStyle w:val="BodyText"/>
      </w:pPr>
      <w:r w:rsidRPr="00527E78">
        <w:t>The analysis of the flow revealed that the room containment effect leads to higher velocities for cases that combine a large inflow opening with a small room cross-section area. In order to account for this effect we propose to use the following non-dimensional scaling parameter:</w:t>
      </w:r>
    </w:p>
    <w:p w:rsidR="00F82068" w:rsidRPr="00527E78" w:rsidRDefault="00F82068" w:rsidP="00F82068">
      <w:pPr>
        <w:pStyle w:val="Equation"/>
      </w:pPr>
      <w:r w:rsidRPr="006D066D">
        <w:object w:dxaOrig="1939" w:dyaOrig="440">
          <v:shape id="_x0000_i1151" type="#_x0000_t75" style="width:97pt;height:22pt" o:ole="">
            <v:imagedata r:id="rId393" o:title=""/>
          </v:shape>
          <o:OLEObject Type="Embed" ProgID="Equation.DSMT4" ShapeID="_x0000_i1151" DrawAspect="Content" ObjectID="_1476180480" r:id="rId394"/>
        </w:object>
      </w:r>
    </w:p>
    <w:p w:rsidR="00F82068" w:rsidRPr="00527E78" w:rsidRDefault="00F82068" w:rsidP="00F82068">
      <w:pPr>
        <w:pStyle w:val="BodyText"/>
      </w:pPr>
      <w:r w:rsidRPr="00527E78">
        <w:t>The expression used for the scaling of the average jet velocity is then:</w:t>
      </w:r>
    </w:p>
    <w:p w:rsidR="00F82068" w:rsidRPr="00527E78" w:rsidRDefault="00F82068" w:rsidP="00F82068">
      <w:pPr>
        <w:pStyle w:val="Equation"/>
      </w:pPr>
      <w:r w:rsidRPr="006D066D">
        <w:object w:dxaOrig="1560" w:dyaOrig="380">
          <v:shape id="_x0000_i1152" type="#_x0000_t75" style="width:78pt;height:19pt" o:ole="">
            <v:imagedata r:id="rId395" o:title=""/>
          </v:shape>
          <o:OLEObject Type="Embed" ProgID="Equation.DSMT4" ShapeID="_x0000_i1152" DrawAspect="Content" ObjectID="_1476180481" r:id="rId396"/>
        </w:object>
      </w:r>
    </w:p>
    <w:p w:rsidR="00F82068" w:rsidRPr="00527E78" w:rsidRDefault="00F82068" w:rsidP="00F82068">
      <w:pPr>
        <w:pStyle w:val="BodyText"/>
      </w:pPr>
      <w:r w:rsidRPr="00527E78">
        <w:t>or</w:t>
      </w:r>
    </w:p>
    <w:p w:rsidR="00F82068" w:rsidRPr="00527E78" w:rsidRDefault="00F82068" w:rsidP="00F82068">
      <w:pPr>
        <w:pStyle w:val="Equation"/>
      </w:pPr>
      <w:r w:rsidRPr="006D066D">
        <w:object w:dxaOrig="2799" w:dyaOrig="720">
          <v:shape id="_x0000_i1153" type="#_x0000_t75" style="width:140pt;height:36pt" o:ole="">
            <v:imagedata r:id="rId397" o:title=""/>
          </v:shape>
          <o:OLEObject Type="Embed" ProgID="Equation.DSMT4" ShapeID="_x0000_i1153" DrawAspect="Content" ObjectID="_1476180482" r:id="rId398"/>
        </w:object>
      </w:r>
    </w:p>
    <w:p w:rsidR="00F82068" w:rsidRPr="00527E78" w:rsidRDefault="00F82068" w:rsidP="00F82068">
      <w:pPr>
        <w:pStyle w:val="BodyText"/>
      </w:pPr>
      <w:r w:rsidRPr="00527E78">
        <w:t xml:space="preserve">where the constant </w:t>
      </w:r>
      <w:r w:rsidRPr="00527E78">
        <w:rPr>
          <w:i/>
        </w:rPr>
        <w:t>C</w:t>
      </w:r>
      <w:r w:rsidRPr="00527E78">
        <w:rPr>
          <w:vertAlign w:val="subscript"/>
        </w:rPr>
        <w:t>1</w:t>
      </w:r>
      <w:r w:rsidRPr="00527E78">
        <w:t xml:space="preserve"> will be obtained from the results of a set of CFD simulations shown in the next section.</w:t>
      </w:r>
    </w:p>
    <w:p w:rsidR="00F82068" w:rsidRPr="00527E78" w:rsidRDefault="00F82068" w:rsidP="00F82068">
      <w:pPr>
        <w:pStyle w:val="BodyText"/>
      </w:pPr>
      <w:r w:rsidRPr="00527E78">
        <w:t xml:space="preserve">In addition to the jet velocity the characteristic recirculation flow velocity </w:t>
      </w:r>
      <w:r w:rsidRPr="006D066D">
        <w:rPr>
          <w:position w:val="-12"/>
        </w:rPr>
        <w:object w:dxaOrig="340" w:dyaOrig="360">
          <v:shape id="_x0000_i1154" type="#_x0000_t75" style="width:17.5pt;height:18pt" o:ole="">
            <v:imagedata r:id="rId399" o:title=""/>
          </v:shape>
          <o:OLEObject Type="Embed" ProgID="Equation.DSMT4" ShapeID="_x0000_i1154" DrawAspect="Content" ObjectID="_1476180483" r:id="rId400"/>
        </w:object>
      </w:r>
      <w:r w:rsidRPr="00527E78">
        <w:t xml:space="preserve"> is also an interesting parameter that, according to the self-similar flow profile hypothesis shown in </w:t>
      </w:r>
      <w:r>
        <w:fldChar w:fldCharType="begin"/>
      </w:r>
      <w:r>
        <w:instrText xml:space="preserve"> REF _Ref367340642 \h </w:instrText>
      </w:r>
      <w:r>
        <w:fldChar w:fldCharType="separate"/>
      </w:r>
      <w:r>
        <w:t xml:space="preserve">Figure </w:t>
      </w:r>
      <w:r>
        <w:rPr>
          <w:noProof/>
        </w:rPr>
        <w:t>138</w:t>
      </w:r>
      <w:r>
        <w:fldChar w:fldCharType="end"/>
      </w:r>
      <w:r w:rsidRPr="00527E78">
        <w:t xml:space="preserve">, should scale with a similar expression to the one shown above for the jet (although with a different correlation constant, </w:t>
      </w:r>
      <w:r w:rsidRPr="00527E78">
        <w:rPr>
          <w:i/>
        </w:rPr>
        <w:t>C</w:t>
      </w:r>
      <w:r w:rsidRPr="00527E78">
        <w:rPr>
          <w:vertAlign w:val="subscript"/>
        </w:rPr>
        <w:t>2</w:t>
      </w:r>
      <w:r w:rsidRPr="00527E78">
        <w:t>). The modeling hypothesis can also be tested by evaluating its capability to predict the maximum recirculation flow rate, which can be predicted by multiplying the average velocity by the room cross-section area:</w:t>
      </w:r>
    </w:p>
    <w:p w:rsidR="00F82068" w:rsidRPr="00527E78" w:rsidRDefault="00F82068" w:rsidP="00F82068">
      <w:pPr>
        <w:pStyle w:val="Equation"/>
      </w:pPr>
      <w:r w:rsidRPr="006D066D">
        <w:object w:dxaOrig="2360" w:dyaOrig="680">
          <v:shape id="_x0000_i1155" type="#_x0000_t75" style="width:118pt;height:34pt" o:ole="">
            <v:imagedata r:id="rId401" o:title=""/>
          </v:shape>
          <o:OLEObject Type="Embed" ProgID="Equation.DSMT4" ShapeID="_x0000_i1155" DrawAspect="Content" ObjectID="_1476180484" r:id="rId402"/>
        </w:object>
      </w:r>
    </w:p>
    <w:p w:rsidR="00F82068" w:rsidRPr="00527E78" w:rsidRDefault="00F82068" w:rsidP="00F82068">
      <w:pPr>
        <w:pStyle w:val="BodyText"/>
      </w:pPr>
      <w:r w:rsidRPr="00527E78">
        <w:t>Because of the self-similar velocity profile shape that occurs in the recirculation, the near wall velocity (used to predict forced convection) can be estimated simply by multiplying the characteristic recirculation velocity by two.</w:t>
      </w:r>
    </w:p>
    <w:p w:rsidR="00F82068" w:rsidRPr="00527E78" w:rsidRDefault="00F82068" w:rsidP="00F82068">
      <w:pPr>
        <w:pStyle w:val="BodyText"/>
      </w:pPr>
      <w:r w:rsidRPr="00527E78">
        <w:t>The expressions obtained apply in the turbulent regime (because the CFD simulations on which they are based are for that regime). Both velocity correlations presented below have the functional form:</w:t>
      </w:r>
    </w:p>
    <w:p w:rsidR="00F82068" w:rsidRPr="00527E78" w:rsidRDefault="00F82068" w:rsidP="00F82068">
      <w:pPr>
        <w:pStyle w:val="Equation"/>
      </w:pPr>
      <w:r w:rsidRPr="006D066D">
        <w:object w:dxaOrig="1120" w:dyaOrig="279">
          <v:shape id="_x0000_i1156" type="#_x0000_t75" style="width:56pt;height:14.5pt" o:ole="">
            <v:imagedata r:id="rId403" o:title=""/>
          </v:shape>
          <o:OLEObject Type="Embed" ProgID="Equation.DSMT4" ShapeID="_x0000_i1156" DrawAspect="Content" ObjectID="_1476180485" r:id="rId404"/>
        </w:object>
      </w:r>
    </w:p>
    <w:p w:rsidR="00F82068" w:rsidRPr="00527E78" w:rsidRDefault="00F82068" w:rsidP="00F82068">
      <w:pPr>
        <w:pStyle w:val="BodyText"/>
      </w:pPr>
      <w:r w:rsidRPr="00527E78">
        <w:t xml:space="preserve">where </w:t>
      </w:r>
      <w:r w:rsidRPr="00527E78">
        <w:rPr>
          <w:i/>
        </w:rPr>
        <w:t>a</w:t>
      </w:r>
      <w:r w:rsidRPr="00527E78">
        <w:t xml:space="preserve"> is </w:t>
      </w:r>
      <w:r w:rsidRPr="00527E78">
        <w:rPr>
          <w:i/>
        </w:rPr>
        <w:t>C</w:t>
      </w:r>
      <w:r w:rsidRPr="00527E78">
        <w:rPr>
          <w:vertAlign w:val="subscript"/>
        </w:rPr>
        <w:t>1</w:t>
      </w:r>
      <w:r w:rsidRPr="00527E78">
        <w:t xml:space="preserve">, </w:t>
      </w:r>
      <w:r w:rsidRPr="00527E78">
        <w:rPr>
          <w:i/>
        </w:rPr>
        <w:t>C</w:t>
      </w:r>
      <w:r w:rsidRPr="00527E78">
        <w:rPr>
          <w:vertAlign w:val="subscript"/>
        </w:rPr>
        <w:t>2</w:t>
      </w:r>
      <w:r w:rsidRPr="00527E78">
        <w:t xml:space="preserve"> or </w:t>
      </w:r>
      <w:r w:rsidRPr="00527E78">
        <w:rPr>
          <w:i/>
        </w:rPr>
        <w:t>C</w:t>
      </w:r>
      <w:r w:rsidRPr="00527E78">
        <w:rPr>
          <w:vertAlign w:val="subscript"/>
        </w:rPr>
        <w:t>3</w:t>
      </w:r>
      <w:r w:rsidRPr="00527E78">
        <w:t xml:space="preserve">, X is a velocity scale and </w:t>
      </w:r>
      <w:r w:rsidRPr="00527E78">
        <w:rPr>
          <w:i/>
        </w:rPr>
        <w:t>b</w:t>
      </w:r>
      <w:r w:rsidRPr="00527E78">
        <w:t xml:space="preserve"> is a constant that results from the best fit. The model has a lower limit on the value of </w:t>
      </w:r>
      <w:r w:rsidRPr="00527E78">
        <w:rPr>
          <w:i/>
        </w:rPr>
        <w:t>X</w:t>
      </w:r>
      <w:r w:rsidRPr="00527E78">
        <w:t xml:space="preserve">: if </w:t>
      </w:r>
      <w:r w:rsidRPr="00527E78">
        <w:rPr>
          <w:i/>
        </w:rPr>
        <w:t>X</w:t>
      </w:r>
      <w:r w:rsidRPr="00527E78">
        <w:t xml:space="preserve"> is too small the flow is no longer turbulent. </w:t>
      </w:r>
      <w:r w:rsidRPr="00527E78">
        <w:lastRenderedPageBreak/>
        <w:t xml:space="preserve">This limit implies that the point </w:t>
      </w:r>
      <w:r w:rsidRPr="00527E78">
        <w:rPr>
          <w:i/>
        </w:rPr>
        <w:t>X</w:t>
      </w:r>
      <w:r w:rsidRPr="00527E78">
        <w:t xml:space="preserve"> = 0 is never achieved, avoiding the unrealistic prediction of </w:t>
      </w:r>
      <w:r w:rsidRPr="00527E78">
        <w:rPr>
          <w:i/>
        </w:rPr>
        <w:t>V</w:t>
      </w:r>
      <w:r w:rsidRPr="00527E78">
        <w:t>(0)=</w:t>
      </w:r>
      <w:r w:rsidRPr="00527E78">
        <w:rPr>
          <w:i/>
        </w:rPr>
        <w:t>b</w:t>
      </w:r>
      <w:r w:rsidRPr="00527E78">
        <w:t>.</w:t>
      </w:r>
    </w:p>
    <w:p w:rsidR="00F82068" w:rsidRDefault="00F82068" w:rsidP="00F82068">
      <w:pPr>
        <w:pStyle w:val="BodyText"/>
      </w:pPr>
      <w:r w:rsidRPr="00527E78">
        <w:t>In addition to the velocity and airflow rate predictions described above it is also essential to predict the temperature variations in the two zones of the flow. In most cases these variations will be positive due to the internal sensible heat gains. However`, as a result of room surface heat transfer, in some cases the variations may be negative. Analysis of the CFD simulations that are presented in the next section revealed that approximately all the exhaust air comes from the jet regions. For this reason, the heat gains affect the two regions differently:</w:t>
      </w:r>
    </w:p>
    <w:p w:rsidR="00F82068" w:rsidRPr="00527E78" w:rsidRDefault="00F82068" w:rsidP="00F82068">
      <w:pPr>
        <w:pStyle w:val="BodyText"/>
      </w:pPr>
    </w:p>
    <w:p w:rsidR="00F82068" w:rsidRPr="00527E78" w:rsidRDefault="00F82068">
      <w:pPr>
        <w:pStyle w:val="BodyText"/>
        <w:numPr>
          <w:ilvl w:val="0"/>
          <w:numId w:val="15"/>
        </w:numPr>
        <w:pPrChange w:id="165" w:author="Lixing Gu" w:date="2014-10-09T10:33:00Z">
          <w:pPr>
            <w:pStyle w:val="BodyText"/>
            <w:numPr>
              <w:numId w:val="21"/>
            </w:numPr>
            <w:tabs>
              <w:tab w:val="num" w:pos="360"/>
              <w:tab w:val="num" w:pos="720"/>
            </w:tabs>
            <w:ind w:left="720" w:hanging="720"/>
          </w:pPr>
        </w:pPrChange>
      </w:pPr>
      <w:r w:rsidRPr="00527E78">
        <w:t>Heat gains in the jet region only affect this region (no temperature increase in the recirculation regions)</w:t>
      </w:r>
    </w:p>
    <w:p w:rsidR="00F82068" w:rsidRPr="00527E78" w:rsidRDefault="00F82068">
      <w:pPr>
        <w:pStyle w:val="BodyText"/>
        <w:numPr>
          <w:ilvl w:val="0"/>
          <w:numId w:val="15"/>
        </w:numPr>
        <w:pPrChange w:id="166" w:author="Lixing Gu" w:date="2014-10-09T10:33:00Z">
          <w:pPr>
            <w:pStyle w:val="BodyText"/>
            <w:numPr>
              <w:numId w:val="21"/>
            </w:numPr>
            <w:tabs>
              <w:tab w:val="num" w:pos="360"/>
              <w:tab w:val="num" w:pos="720"/>
            </w:tabs>
            <w:ind w:left="720" w:hanging="720"/>
          </w:pPr>
        </w:pPrChange>
      </w:pPr>
      <w:r w:rsidRPr="00527E78">
        <w:t>Heat gains in the recirculations affect both jet and recirculation regions (because they must be exhausted by the jets).</w:t>
      </w:r>
    </w:p>
    <w:p w:rsidR="00F82068" w:rsidRPr="00527E78" w:rsidRDefault="00F82068" w:rsidP="00F82068">
      <w:pPr>
        <w:pStyle w:val="BodyText"/>
      </w:pPr>
      <w:r w:rsidRPr="00527E78">
        <w:t>In order to predict the temperature increase, heat gains were inserted into the recirculation regions for different room geometries in the set of simulations presented in the next section. The volume containing the heat gains extended over the whole depth of the room, from floor to ceiling, and in the lateral direction from halfway between the window edge and the wall all the way to the wall. Applying energy conservation principles to predict the temperature increase in the jet and recirculation region as a function of the sensible heat gains in each region (the sum of internal gains and internal surface heat transfer) we can obtain the average value of temperature increase in each region:</w:t>
      </w:r>
    </w:p>
    <w:p w:rsidR="00F82068" w:rsidRPr="00527E78" w:rsidRDefault="00F82068" w:rsidP="00F82068">
      <w:pPr>
        <w:pStyle w:val="Equation"/>
      </w:pPr>
      <w:r w:rsidRPr="006D066D">
        <w:object w:dxaOrig="1820" w:dyaOrig="700">
          <v:shape id="_x0000_i1157" type="#_x0000_t75" style="width:90.5pt;height:35pt" o:ole="">
            <v:imagedata r:id="rId405" o:title=""/>
          </v:shape>
          <o:OLEObject Type="Embed" ProgID="Equation.DSMT4" ShapeID="_x0000_i1157" DrawAspect="Content" ObjectID="_1476180486" r:id="rId406"/>
        </w:object>
      </w:r>
    </w:p>
    <w:p w:rsidR="00F82068" w:rsidRPr="00527E78" w:rsidRDefault="00F82068" w:rsidP="00F82068">
      <w:pPr>
        <w:pStyle w:val="Equation"/>
      </w:pPr>
      <w:r w:rsidRPr="006D066D">
        <w:object w:dxaOrig="1840" w:dyaOrig="700">
          <v:shape id="_x0000_i1158" type="#_x0000_t75" style="width:92.5pt;height:35pt" o:ole="">
            <v:imagedata r:id="rId407" o:title=""/>
          </v:shape>
          <o:OLEObject Type="Embed" ProgID="Equation.DSMT4" ShapeID="_x0000_i1158" DrawAspect="Content" ObjectID="_1476180487" r:id="rId408"/>
        </w:object>
      </w:r>
    </w:p>
    <w:p w:rsidR="00F82068" w:rsidRPr="00527E78" w:rsidRDefault="00F82068" w:rsidP="00F82068">
      <w:pPr>
        <w:pStyle w:val="BodyText"/>
      </w:pPr>
      <w:r w:rsidRPr="00527E78">
        <w:t>where q’’</w:t>
      </w:r>
      <w:r w:rsidRPr="00527E78">
        <w:rPr>
          <w:vertAlign w:val="subscript"/>
        </w:rPr>
        <w:t>RM</w:t>
      </w:r>
      <w:r w:rsidRPr="00527E78">
        <w:t xml:space="preserve"> is the total internal heat gain for the room, </w:t>
      </w:r>
      <w:r w:rsidRPr="00527E78">
        <w:sym w:font="Symbol" w:char="F072"/>
      </w:r>
      <w:r w:rsidRPr="00527E78">
        <w:t xml:space="preserve"> and </w:t>
      </w:r>
      <w:r w:rsidRPr="00527E78">
        <w:rPr>
          <w:i/>
        </w:rPr>
        <w:t>c</w:t>
      </w:r>
      <w:r w:rsidRPr="00527E78">
        <w:rPr>
          <w:vertAlign w:val="subscript"/>
        </w:rPr>
        <w:t>p</w:t>
      </w:r>
      <w:r w:rsidRPr="00527E78">
        <w:t xml:space="preserve"> are the density and specific heat capacity of air, respectively, and </w:t>
      </w:r>
      <w:r w:rsidRPr="00527E78">
        <w:rPr>
          <w:i/>
        </w:rPr>
        <w:t>C</w:t>
      </w:r>
      <w:r w:rsidRPr="00527E78">
        <w:rPr>
          <w:vertAlign w:val="subscript"/>
        </w:rPr>
        <w:t>T,J</w:t>
      </w:r>
      <w:r w:rsidRPr="00527E78">
        <w:t xml:space="preserve">, </w:t>
      </w:r>
      <w:r w:rsidRPr="00527E78">
        <w:rPr>
          <w:i/>
        </w:rPr>
        <w:t>C</w:t>
      </w:r>
      <w:r w:rsidRPr="00527E78">
        <w:rPr>
          <w:vertAlign w:val="subscript"/>
        </w:rPr>
        <w:t>T,R</w:t>
      </w:r>
      <w:r w:rsidRPr="00527E78">
        <w:t xml:space="preserve"> are constants.</w:t>
      </w:r>
    </w:p>
    <w:p w:rsidR="00F82068" w:rsidRPr="00527E78" w:rsidRDefault="00F82068" w:rsidP="00F82068">
      <w:pPr>
        <w:pStyle w:val="Heading4"/>
      </w:pPr>
      <w:r w:rsidRPr="00527E78">
        <w:t>Results</w:t>
      </w:r>
    </w:p>
    <w:p w:rsidR="00F82068" w:rsidRPr="00527E78" w:rsidRDefault="00F82068" w:rsidP="00F82068">
      <w:pPr>
        <w:pStyle w:val="BodyText"/>
      </w:pPr>
      <w:r>
        <w:fldChar w:fldCharType="begin"/>
      </w:r>
      <w:r>
        <w:instrText xml:space="preserve"> REF _Ref367341278 \h </w:instrText>
      </w:r>
      <w:r>
        <w:fldChar w:fldCharType="separate"/>
      </w:r>
      <w:r>
        <w:t xml:space="preserve">Table </w:t>
      </w:r>
      <w:r>
        <w:rPr>
          <w:noProof/>
        </w:rPr>
        <w:t>44</w:t>
      </w:r>
      <w:r>
        <w:fldChar w:fldCharType="end"/>
      </w:r>
      <w:r w:rsidRPr="00527E78">
        <w:t xml:space="preserve"> lists the cases used to develop the updated CV model, which predicts the output variables defined in </w:t>
      </w:r>
      <w:r>
        <w:fldChar w:fldCharType="begin"/>
      </w:r>
      <w:r>
        <w:instrText xml:space="preserve"> REF _Ref367341291 \h </w:instrText>
      </w:r>
      <w:r>
        <w:fldChar w:fldCharType="separate"/>
      </w:r>
      <w:r>
        <w:t xml:space="preserve">Table </w:t>
      </w:r>
      <w:r>
        <w:rPr>
          <w:noProof/>
        </w:rPr>
        <w:t>45</w:t>
      </w:r>
      <w:r>
        <w:fldChar w:fldCharType="end"/>
      </w:r>
      <w:r w:rsidRPr="00527E78">
        <w:t xml:space="preserve"> (see also </w:t>
      </w:r>
      <w:r>
        <w:fldChar w:fldCharType="begin"/>
      </w:r>
      <w:r>
        <w:instrText xml:space="preserve"> REF _Ref367340697 \h </w:instrText>
      </w:r>
      <w:r>
        <w:fldChar w:fldCharType="separate"/>
      </w:r>
      <w:r>
        <w:t xml:space="preserve">Figure </w:t>
      </w:r>
      <w:r>
        <w:rPr>
          <w:noProof/>
        </w:rPr>
        <w:t>139</w:t>
      </w:r>
      <w:r>
        <w:fldChar w:fldCharType="end"/>
      </w:r>
      <w:r w:rsidRPr="00527E78">
        <w:t xml:space="preserve">). </w:t>
      </w:r>
      <w:r>
        <w:fldChar w:fldCharType="begin"/>
      </w:r>
      <w:r>
        <w:instrText xml:space="preserve"> REF _Ref367340715 \h </w:instrText>
      </w:r>
      <w:r>
        <w:fldChar w:fldCharType="separate"/>
      </w:r>
      <w:r>
        <w:t xml:space="preserve">Figure </w:t>
      </w:r>
      <w:r>
        <w:rPr>
          <w:noProof/>
        </w:rPr>
        <w:t>140</w:t>
      </w:r>
      <w:r>
        <w:fldChar w:fldCharType="end"/>
      </w:r>
      <w:r>
        <w:t xml:space="preserve">, </w:t>
      </w:r>
      <w:r>
        <w:fldChar w:fldCharType="begin"/>
      </w:r>
      <w:r>
        <w:instrText xml:space="preserve"> REF _Ref367340721 \h </w:instrText>
      </w:r>
      <w:r>
        <w:fldChar w:fldCharType="separate"/>
      </w:r>
      <w:r>
        <w:t xml:space="preserve">Figure </w:t>
      </w:r>
      <w:r>
        <w:rPr>
          <w:noProof/>
        </w:rPr>
        <w:t>141</w:t>
      </w:r>
      <w:r>
        <w:fldChar w:fldCharType="end"/>
      </w:r>
      <w:r>
        <w:t xml:space="preserve">, and </w:t>
      </w:r>
      <w:r>
        <w:fldChar w:fldCharType="begin"/>
      </w:r>
      <w:r>
        <w:instrText xml:space="preserve"> REF _Ref367340724 \h </w:instrText>
      </w:r>
      <w:r>
        <w:fldChar w:fldCharType="separate"/>
      </w:r>
      <w:r>
        <w:t xml:space="preserve">Figure </w:t>
      </w:r>
      <w:r>
        <w:rPr>
          <w:noProof/>
        </w:rPr>
        <w:t>142</w:t>
      </w:r>
      <w:r>
        <w:fldChar w:fldCharType="end"/>
      </w:r>
      <w:r w:rsidRPr="00527E78">
        <w:t xml:space="preserve"> show plots of the data derived from the CFD simulations of these test cases, and the lines giving the best fit to the data. </w:t>
      </w:r>
      <w:r>
        <w:fldChar w:fldCharType="begin"/>
      </w:r>
      <w:r>
        <w:instrText xml:space="preserve"> REF _Ref367341304 \h </w:instrText>
      </w:r>
      <w:r>
        <w:fldChar w:fldCharType="separate"/>
      </w:r>
      <w:r>
        <w:t xml:space="preserve">Table </w:t>
      </w:r>
      <w:r>
        <w:rPr>
          <w:noProof/>
        </w:rPr>
        <w:t>46</w:t>
      </w:r>
      <w:r>
        <w:fldChar w:fldCharType="end"/>
      </w:r>
      <w:r w:rsidRPr="00527E78">
        <w:t xml:space="preserve"> summarizes the correlation formulae and constants. Finally, </w:t>
      </w:r>
      <w:r>
        <w:fldChar w:fldCharType="begin"/>
      </w:r>
      <w:r>
        <w:instrText xml:space="preserve"> REF _Ref367341317 \h </w:instrText>
      </w:r>
      <w:r>
        <w:fldChar w:fldCharType="separate"/>
      </w:r>
      <w:r>
        <w:t xml:space="preserve">Table </w:t>
      </w:r>
      <w:r>
        <w:rPr>
          <w:noProof/>
        </w:rPr>
        <w:t>47</w:t>
      </w:r>
      <w:r>
        <w:fldChar w:fldCharType="end"/>
      </w:r>
      <w:r w:rsidRPr="00527E78">
        <w:t xml:space="preserve"> provides estimates for the error of the correlation in each test case.</w:t>
      </w:r>
    </w:p>
    <w:p w:rsidR="00F82068" w:rsidRDefault="00F82068" w:rsidP="00F82068">
      <w:pPr>
        <w:pStyle w:val="BodyText"/>
        <w:keepNext/>
      </w:pPr>
      <w:r>
        <w:rPr>
          <w:noProof/>
          <w:lang w:eastAsia="zh-CN"/>
        </w:rPr>
        <w:lastRenderedPageBreak/>
        <w:drawing>
          <wp:inline distT="0" distB="0" distL="0" distR="0" wp14:anchorId="5BDB3790" wp14:editId="03EF8507">
            <wp:extent cx="5248275" cy="1676222"/>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248832" cy="1676400"/>
                    </a:xfrm>
                    <a:prstGeom prst="rect">
                      <a:avLst/>
                    </a:prstGeom>
                    <a:noFill/>
                  </pic:spPr>
                </pic:pic>
              </a:graphicData>
            </a:graphic>
          </wp:inline>
        </w:drawing>
      </w:r>
    </w:p>
    <w:p w:rsidR="00F82068" w:rsidRPr="00527E78" w:rsidRDefault="00F82068" w:rsidP="00F82068">
      <w:pPr>
        <w:pStyle w:val="Caption"/>
        <w:jc w:val="both"/>
      </w:pPr>
      <w:bookmarkStart w:id="167" w:name="_Ref367340697"/>
      <w:r>
        <w:t xml:space="preserve">Figure </w:t>
      </w:r>
      <w:fldSimple w:instr=" SEQ Figure \* ARABIC ">
        <w:r>
          <w:rPr>
            <w:noProof/>
          </w:rPr>
          <w:t>139</w:t>
        </w:r>
      </w:fldSimple>
      <w:bookmarkEnd w:id="167"/>
      <w:r>
        <w:t xml:space="preserve">. </w:t>
      </w:r>
      <w:r w:rsidRPr="00B0322D">
        <w:t>Jet and recirculation regions in typical vertical cross-section through room (y-z plane). Jet boundary occurs where jet velocity has fallen to 50% of centerline maximum. Remainder of cross-section is treated as recirculation. Volumetric heat sources ar</w:t>
      </w:r>
    </w:p>
    <w:p w:rsidR="00F82068" w:rsidRDefault="00F82068" w:rsidP="00F82068">
      <w:pPr>
        <w:pStyle w:val="Caption"/>
      </w:pPr>
      <w:bookmarkStart w:id="168" w:name="_Ref367341278"/>
      <w:r>
        <w:t xml:space="preserve">Table </w:t>
      </w:r>
      <w:fldSimple w:instr=" SEQ Table \* ARABIC ">
        <w:r>
          <w:rPr>
            <w:noProof/>
          </w:rPr>
          <w:t>44</w:t>
        </w:r>
      </w:fldSimple>
      <w:bookmarkEnd w:id="168"/>
      <w:r>
        <w:t>. Test cases used to develop correlations</w:t>
      </w:r>
    </w:p>
    <w:tbl>
      <w:tblPr>
        <w:tblStyle w:val="TableGrid"/>
        <w:tblW w:w="5000" w:type="pct"/>
        <w:jc w:val="center"/>
        <w:tblLook w:val="04A0" w:firstRow="1" w:lastRow="0" w:firstColumn="1" w:lastColumn="0" w:noHBand="0" w:noVBand="1"/>
      </w:tblPr>
      <w:tblGrid>
        <w:gridCol w:w="1754"/>
        <w:gridCol w:w="2042"/>
        <w:gridCol w:w="1821"/>
        <w:gridCol w:w="1844"/>
        <w:gridCol w:w="1889"/>
      </w:tblGrid>
      <w:tr w:rsidR="00F82068" w:rsidRPr="00527E78" w:rsidTr="00B4614C">
        <w:trPr>
          <w:jc w:val="center"/>
        </w:trPr>
        <w:tc>
          <w:tcPr>
            <w:tcW w:w="938" w:type="pct"/>
            <w:tcBorders>
              <w:left w:val="single" w:sz="4" w:space="0" w:color="auto"/>
            </w:tcBorders>
            <w:shd w:val="clear" w:color="auto" w:fill="D9D9D9" w:themeFill="background1" w:themeFillShade="D9"/>
          </w:tcPr>
          <w:p w:rsidR="00F82068" w:rsidRPr="00527E78" w:rsidRDefault="00F82068" w:rsidP="00B4614C">
            <w:pPr>
              <w:pStyle w:val="TableHeader"/>
            </w:pPr>
            <w:r w:rsidRPr="00527E78">
              <w:t>Case</w:t>
            </w:r>
          </w:p>
        </w:tc>
        <w:tc>
          <w:tcPr>
            <w:tcW w:w="1092" w:type="pct"/>
            <w:tcBorders>
              <w:left w:val="single" w:sz="4" w:space="0" w:color="auto"/>
            </w:tcBorders>
            <w:shd w:val="clear" w:color="auto" w:fill="D9D9D9" w:themeFill="background1" w:themeFillShade="D9"/>
          </w:tcPr>
          <w:p w:rsidR="00F82068" w:rsidRDefault="00F82068" w:rsidP="00B4614C">
            <w:pPr>
              <w:pStyle w:val="TableHeader"/>
            </w:pPr>
            <w:r w:rsidRPr="00527E78">
              <w:t xml:space="preserve">Opening area, </w:t>
            </w:r>
          </w:p>
          <w:p w:rsidR="00F82068" w:rsidRPr="00527E78" w:rsidRDefault="00F82068" w:rsidP="00B4614C">
            <w:pPr>
              <w:pStyle w:val="TableHeader"/>
            </w:pPr>
            <w:r w:rsidRPr="00527E78">
              <w:rPr>
                <w:i/>
              </w:rPr>
              <w:t>A</w:t>
            </w:r>
            <w:r w:rsidRPr="00527E78">
              <w:rPr>
                <w:vertAlign w:val="subscript"/>
              </w:rPr>
              <w:t>in</w:t>
            </w:r>
            <w:r w:rsidRPr="00527E78">
              <w:t xml:space="preserve"> (m</w:t>
            </w:r>
            <w:r w:rsidRPr="00527E78">
              <w:rPr>
                <w:vertAlign w:val="superscript"/>
              </w:rPr>
              <w:t>2</w:t>
            </w:r>
            <w:r w:rsidRPr="00527E78">
              <w:t>)</w:t>
            </w:r>
          </w:p>
        </w:tc>
        <w:tc>
          <w:tcPr>
            <w:tcW w:w="974" w:type="pct"/>
            <w:shd w:val="clear" w:color="auto" w:fill="D9D9D9" w:themeFill="background1" w:themeFillShade="D9"/>
          </w:tcPr>
          <w:p w:rsidR="00F82068" w:rsidRDefault="00F82068" w:rsidP="00B4614C">
            <w:pPr>
              <w:pStyle w:val="TableHeader"/>
            </w:pPr>
            <w:r w:rsidRPr="00527E78">
              <w:t xml:space="preserve">Room width, </w:t>
            </w:r>
          </w:p>
          <w:p w:rsidR="00F82068" w:rsidRPr="00527E78" w:rsidRDefault="00F82068" w:rsidP="00B4614C">
            <w:pPr>
              <w:pStyle w:val="TableHeader"/>
            </w:pPr>
            <w:r w:rsidRPr="00527E78">
              <w:rPr>
                <w:i/>
              </w:rPr>
              <w:t>W</w:t>
            </w:r>
            <w:r w:rsidRPr="00527E78">
              <w:t xml:space="preserve"> (m)</w:t>
            </w:r>
          </w:p>
        </w:tc>
        <w:tc>
          <w:tcPr>
            <w:tcW w:w="986" w:type="pct"/>
            <w:shd w:val="clear" w:color="auto" w:fill="D9D9D9" w:themeFill="background1" w:themeFillShade="D9"/>
          </w:tcPr>
          <w:p w:rsidR="00F82068" w:rsidRDefault="00F82068" w:rsidP="00B4614C">
            <w:pPr>
              <w:pStyle w:val="TableHeader"/>
            </w:pPr>
            <w:r w:rsidRPr="00527E78">
              <w:t xml:space="preserve">Room depth, </w:t>
            </w:r>
          </w:p>
          <w:p w:rsidR="00F82068" w:rsidRPr="00527E78" w:rsidRDefault="00F82068" w:rsidP="00B4614C">
            <w:pPr>
              <w:pStyle w:val="TableHeader"/>
            </w:pPr>
            <w:r w:rsidRPr="00527E78">
              <w:rPr>
                <w:i/>
              </w:rPr>
              <w:t>D</w:t>
            </w:r>
            <w:r w:rsidRPr="00527E78">
              <w:t xml:space="preserve"> (m)</w:t>
            </w:r>
          </w:p>
        </w:tc>
        <w:tc>
          <w:tcPr>
            <w:tcW w:w="1010" w:type="pct"/>
            <w:shd w:val="clear" w:color="auto" w:fill="D9D9D9" w:themeFill="background1" w:themeFillShade="D9"/>
          </w:tcPr>
          <w:p w:rsidR="00F82068" w:rsidRDefault="00F82068" w:rsidP="00B4614C">
            <w:pPr>
              <w:pStyle w:val="TableHeader"/>
            </w:pPr>
            <w:r w:rsidRPr="00527E78">
              <w:t xml:space="preserve">Room height, </w:t>
            </w:r>
          </w:p>
          <w:p w:rsidR="00F82068" w:rsidRPr="00527E78" w:rsidRDefault="00F82068" w:rsidP="00B4614C">
            <w:pPr>
              <w:pStyle w:val="TableHeader"/>
            </w:pPr>
            <w:r w:rsidRPr="00527E78">
              <w:rPr>
                <w:i/>
              </w:rPr>
              <w:t>H</w:t>
            </w:r>
            <w:r w:rsidRPr="00527E78">
              <w:t xml:space="preserve"> (m)</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1</w:t>
            </w:r>
          </w:p>
        </w:tc>
        <w:tc>
          <w:tcPr>
            <w:tcW w:w="1092" w:type="pct"/>
            <w:tcBorders>
              <w:left w:val="single" w:sz="4" w:space="0" w:color="auto"/>
            </w:tcBorders>
          </w:tcPr>
          <w:p w:rsidR="00F82068" w:rsidRPr="00527E78" w:rsidRDefault="00F82068" w:rsidP="00B4614C">
            <w:pPr>
              <w:pStyle w:val="TableText"/>
            </w:pPr>
            <w:r w:rsidRPr="00527E78">
              <w:t>0.25</w:t>
            </w:r>
          </w:p>
        </w:tc>
        <w:tc>
          <w:tcPr>
            <w:tcW w:w="974" w:type="pct"/>
          </w:tcPr>
          <w:p w:rsidR="00F82068" w:rsidRPr="00527E78" w:rsidRDefault="00F82068" w:rsidP="00B4614C">
            <w:pPr>
              <w:pStyle w:val="TableText"/>
            </w:pPr>
            <w:r w:rsidRPr="00527E78">
              <w:t>6.0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2</w:t>
            </w:r>
          </w:p>
        </w:tc>
        <w:tc>
          <w:tcPr>
            <w:tcW w:w="1092" w:type="pct"/>
            <w:tcBorders>
              <w:left w:val="single" w:sz="4" w:space="0" w:color="auto"/>
            </w:tcBorders>
          </w:tcPr>
          <w:p w:rsidR="00F82068" w:rsidRPr="00527E78" w:rsidRDefault="00F82068" w:rsidP="00B4614C">
            <w:pPr>
              <w:pStyle w:val="TableText"/>
            </w:pPr>
            <w:r w:rsidRPr="00527E78">
              <w:t>0.25</w:t>
            </w:r>
          </w:p>
        </w:tc>
        <w:tc>
          <w:tcPr>
            <w:tcW w:w="974" w:type="pct"/>
          </w:tcPr>
          <w:p w:rsidR="00F82068" w:rsidRPr="00527E78" w:rsidRDefault="00F82068" w:rsidP="00B4614C">
            <w:pPr>
              <w:pStyle w:val="TableText"/>
            </w:pPr>
            <w:r w:rsidRPr="00527E78">
              <w:t>11.0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3</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4.5</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4</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6.0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5</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6.0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6</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7</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11.0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8</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13.5</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9</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13.5</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10</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18.0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11</w:t>
            </w:r>
          </w:p>
        </w:tc>
        <w:tc>
          <w:tcPr>
            <w:tcW w:w="1092" w:type="pct"/>
            <w:tcBorders>
              <w:left w:val="single" w:sz="4" w:space="0" w:color="auto"/>
            </w:tcBorders>
          </w:tcPr>
          <w:p w:rsidR="00F82068" w:rsidRPr="00527E78" w:rsidRDefault="00F82068" w:rsidP="00B4614C">
            <w:pPr>
              <w:pStyle w:val="TableText"/>
            </w:pPr>
            <w:r w:rsidRPr="00527E78">
              <w:t>0.5</w:t>
            </w:r>
          </w:p>
        </w:tc>
        <w:tc>
          <w:tcPr>
            <w:tcW w:w="974" w:type="pct"/>
          </w:tcPr>
          <w:p w:rsidR="00F82068" w:rsidRPr="00527E78" w:rsidRDefault="00F82068" w:rsidP="00B4614C">
            <w:pPr>
              <w:pStyle w:val="TableText"/>
            </w:pPr>
            <w:r w:rsidRPr="00527E78">
              <w:t>13.5</w:t>
            </w:r>
          </w:p>
        </w:tc>
        <w:tc>
          <w:tcPr>
            <w:tcW w:w="986" w:type="pct"/>
          </w:tcPr>
          <w:p w:rsidR="00F82068" w:rsidRPr="00527E78" w:rsidRDefault="00F82068" w:rsidP="00B4614C">
            <w:pPr>
              <w:pStyle w:val="TableText"/>
            </w:pPr>
            <w:r w:rsidRPr="00527E78">
              <w:t>18.0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12</w:t>
            </w:r>
          </w:p>
        </w:tc>
        <w:tc>
          <w:tcPr>
            <w:tcW w:w="1092" w:type="pct"/>
            <w:tcBorders>
              <w:left w:val="single" w:sz="4" w:space="0" w:color="auto"/>
            </w:tcBorders>
          </w:tcPr>
          <w:p w:rsidR="00F82068" w:rsidRPr="00527E78" w:rsidRDefault="00F82068" w:rsidP="00B4614C">
            <w:pPr>
              <w:pStyle w:val="TableText"/>
            </w:pPr>
            <w:r w:rsidRPr="00527E78">
              <w:t>1.0</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9.0</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r w:rsidRPr="00527E78">
              <w:t>13</w:t>
            </w:r>
          </w:p>
        </w:tc>
        <w:tc>
          <w:tcPr>
            <w:tcW w:w="1092" w:type="pct"/>
            <w:tcBorders>
              <w:left w:val="single" w:sz="4" w:space="0" w:color="auto"/>
            </w:tcBorders>
          </w:tcPr>
          <w:p w:rsidR="00F82068" w:rsidRPr="00527E78" w:rsidRDefault="00F82068" w:rsidP="00B4614C">
            <w:pPr>
              <w:pStyle w:val="TableText"/>
            </w:pPr>
            <w:r w:rsidRPr="00527E78">
              <w:t>1.0</w:t>
            </w:r>
          </w:p>
        </w:tc>
        <w:tc>
          <w:tcPr>
            <w:tcW w:w="974" w:type="pct"/>
          </w:tcPr>
          <w:p w:rsidR="00F82068" w:rsidRPr="00527E78" w:rsidRDefault="00F82068" w:rsidP="00B4614C">
            <w:pPr>
              <w:pStyle w:val="TableText"/>
            </w:pPr>
            <w:r w:rsidRPr="00527E78">
              <w:t>9.0</w:t>
            </w:r>
          </w:p>
        </w:tc>
        <w:tc>
          <w:tcPr>
            <w:tcW w:w="986" w:type="pct"/>
          </w:tcPr>
          <w:p w:rsidR="00F82068" w:rsidRPr="00527E78" w:rsidRDefault="00F82068" w:rsidP="00B4614C">
            <w:pPr>
              <w:pStyle w:val="TableText"/>
            </w:pPr>
            <w:r w:rsidRPr="00527E78">
              <w:t>13.5</w:t>
            </w:r>
          </w:p>
        </w:tc>
        <w:tc>
          <w:tcPr>
            <w:tcW w:w="1010" w:type="pct"/>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bottom w:val="single" w:sz="4" w:space="0" w:color="auto"/>
            </w:tcBorders>
          </w:tcPr>
          <w:p w:rsidR="00F82068" w:rsidRPr="00527E78" w:rsidRDefault="00F82068" w:rsidP="00B4614C">
            <w:pPr>
              <w:pStyle w:val="TableText"/>
            </w:pPr>
            <w:r w:rsidRPr="00527E78">
              <w:t>14</w:t>
            </w:r>
          </w:p>
        </w:tc>
        <w:tc>
          <w:tcPr>
            <w:tcW w:w="1092" w:type="pct"/>
            <w:tcBorders>
              <w:left w:val="single" w:sz="4" w:space="0" w:color="auto"/>
              <w:bottom w:val="single" w:sz="4" w:space="0" w:color="auto"/>
            </w:tcBorders>
          </w:tcPr>
          <w:p w:rsidR="00F82068" w:rsidRPr="00527E78" w:rsidRDefault="00F82068" w:rsidP="00B4614C">
            <w:pPr>
              <w:pStyle w:val="TableText"/>
            </w:pPr>
            <w:r w:rsidRPr="00527E78">
              <w:t>1.0</w:t>
            </w:r>
          </w:p>
        </w:tc>
        <w:tc>
          <w:tcPr>
            <w:tcW w:w="974" w:type="pct"/>
            <w:tcBorders>
              <w:bottom w:val="single" w:sz="4" w:space="0" w:color="auto"/>
            </w:tcBorders>
          </w:tcPr>
          <w:p w:rsidR="00F82068" w:rsidRPr="00527E78" w:rsidRDefault="00F82068" w:rsidP="00B4614C">
            <w:pPr>
              <w:pStyle w:val="TableText"/>
            </w:pPr>
            <w:r w:rsidRPr="00527E78">
              <w:t>9.0</w:t>
            </w:r>
          </w:p>
        </w:tc>
        <w:tc>
          <w:tcPr>
            <w:tcW w:w="986" w:type="pct"/>
            <w:tcBorders>
              <w:bottom w:val="single" w:sz="4" w:space="0" w:color="auto"/>
            </w:tcBorders>
          </w:tcPr>
          <w:p w:rsidR="00F82068" w:rsidRPr="00527E78" w:rsidRDefault="00F82068" w:rsidP="00B4614C">
            <w:pPr>
              <w:pStyle w:val="TableText"/>
            </w:pPr>
            <w:r w:rsidRPr="00527E78">
              <w:t>18.0</w:t>
            </w:r>
          </w:p>
        </w:tc>
        <w:tc>
          <w:tcPr>
            <w:tcW w:w="1010" w:type="pct"/>
            <w:tcBorders>
              <w:bottom w:val="single" w:sz="4" w:space="0" w:color="auto"/>
            </w:tcBorders>
          </w:tcPr>
          <w:p w:rsidR="00F82068" w:rsidRPr="00527E78" w:rsidRDefault="00F82068" w:rsidP="00B4614C">
            <w:pPr>
              <w:pStyle w:val="TableText"/>
            </w:pPr>
            <w:r w:rsidRPr="00527E78">
              <w:t>2.3</w:t>
            </w:r>
          </w:p>
        </w:tc>
      </w:tr>
      <w:tr w:rsidR="00F82068" w:rsidRPr="00527E78" w:rsidTr="00B4614C">
        <w:trPr>
          <w:jc w:val="center"/>
        </w:trPr>
        <w:tc>
          <w:tcPr>
            <w:tcW w:w="938" w:type="pct"/>
            <w:tcBorders>
              <w:left w:val="single" w:sz="4" w:space="0" w:color="auto"/>
            </w:tcBorders>
            <w:shd w:val="clear" w:color="auto" w:fill="D9D9D9" w:themeFill="background1" w:themeFillShade="D9"/>
          </w:tcPr>
          <w:p w:rsidR="00F82068" w:rsidRPr="00527E78" w:rsidRDefault="00F82068" w:rsidP="00B4614C">
            <w:pPr>
              <w:pStyle w:val="TableText"/>
            </w:pPr>
          </w:p>
        </w:tc>
        <w:tc>
          <w:tcPr>
            <w:tcW w:w="4062" w:type="pct"/>
            <w:gridSpan w:val="4"/>
            <w:tcBorders>
              <w:left w:val="single" w:sz="4" w:space="0" w:color="auto"/>
            </w:tcBorders>
            <w:shd w:val="clear" w:color="auto" w:fill="D9D9D9" w:themeFill="background1" w:themeFillShade="D9"/>
          </w:tcPr>
          <w:p w:rsidR="00F82068" w:rsidRPr="00527E78" w:rsidRDefault="00F82068" w:rsidP="00B4614C">
            <w:pPr>
              <w:pStyle w:val="TableText"/>
            </w:pPr>
            <w:r w:rsidRPr="00527E78">
              <w:t>RANGE (max:min ratio)</w:t>
            </w:r>
          </w:p>
        </w:tc>
      </w:tr>
      <w:tr w:rsidR="00F82068" w:rsidRPr="00527E78" w:rsidTr="00B4614C">
        <w:trPr>
          <w:jc w:val="center"/>
        </w:trPr>
        <w:tc>
          <w:tcPr>
            <w:tcW w:w="938" w:type="pct"/>
            <w:tcBorders>
              <w:left w:val="single" w:sz="4" w:space="0" w:color="auto"/>
            </w:tcBorders>
          </w:tcPr>
          <w:p w:rsidR="00F82068" w:rsidRPr="00527E78" w:rsidRDefault="00F82068" w:rsidP="00B4614C">
            <w:pPr>
              <w:pStyle w:val="TableText"/>
            </w:pPr>
          </w:p>
        </w:tc>
        <w:tc>
          <w:tcPr>
            <w:tcW w:w="1092" w:type="pct"/>
            <w:tcBorders>
              <w:left w:val="single" w:sz="4" w:space="0" w:color="auto"/>
            </w:tcBorders>
          </w:tcPr>
          <w:p w:rsidR="00F82068" w:rsidRPr="00527E78" w:rsidRDefault="00F82068" w:rsidP="00B4614C">
            <w:pPr>
              <w:pStyle w:val="TableText"/>
            </w:pPr>
            <w:r w:rsidRPr="00527E78">
              <w:t>4.0</w:t>
            </w:r>
          </w:p>
        </w:tc>
        <w:tc>
          <w:tcPr>
            <w:tcW w:w="974" w:type="pct"/>
          </w:tcPr>
          <w:p w:rsidR="00F82068" w:rsidRPr="00527E78" w:rsidRDefault="00F82068" w:rsidP="00B4614C">
            <w:pPr>
              <w:pStyle w:val="TableText"/>
            </w:pPr>
            <w:r w:rsidRPr="00527E78">
              <w:t>2.25</w:t>
            </w:r>
          </w:p>
        </w:tc>
        <w:tc>
          <w:tcPr>
            <w:tcW w:w="986" w:type="pct"/>
          </w:tcPr>
          <w:p w:rsidR="00F82068" w:rsidRPr="00527E78" w:rsidRDefault="00F82068" w:rsidP="00B4614C">
            <w:pPr>
              <w:pStyle w:val="TableText"/>
            </w:pPr>
            <w:r w:rsidRPr="00527E78">
              <w:t>4.0</w:t>
            </w:r>
          </w:p>
        </w:tc>
        <w:tc>
          <w:tcPr>
            <w:tcW w:w="1010" w:type="pct"/>
          </w:tcPr>
          <w:p w:rsidR="00F82068" w:rsidRPr="00527E78" w:rsidRDefault="00F82068" w:rsidP="00B4614C">
            <w:pPr>
              <w:pStyle w:val="TableText"/>
            </w:pPr>
            <w:r w:rsidRPr="00527E78">
              <w:t>1.0</w:t>
            </w:r>
          </w:p>
        </w:tc>
      </w:tr>
    </w:tbl>
    <w:p w:rsidR="00F82068" w:rsidRDefault="00F82068" w:rsidP="00F82068">
      <w:pPr>
        <w:pStyle w:val="BodyText"/>
        <w:rPr>
          <w:b/>
        </w:rPr>
      </w:pPr>
    </w:p>
    <w:p w:rsidR="00F82068" w:rsidRDefault="00F82068" w:rsidP="00F82068">
      <w:pPr>
        <w:pStyle w:val="Caption"/>
      </w:pPr>
      <w:bookmarkStart w:id="169" w:name="_Ref367341291"/>
      <w:r>
        <w:t xml:space="preserve">Table </w:t>
      </w:r>
      <w:fldSimple w:instr=" SEQ Table \* ARABIC ">
        <w:r>
          <w:rPr>
            <w:noProof/>
          </w:rPr>
          <w:t>45</w:t>
        </w:r>
      </w:fldSimple>
      <w:bookmarkEnd w:id="169"/>
      <w:r>
        <w:t>. Definitions of output variables</w:t>
      </w:r>
    </w:p>
    <w:tbl>
      <w:tblPr>
        <w:tblStyle w:val="TableGrid"/>
        <w:tblW w:w="0" w:type="auto"/>
        <w:tblLook w:val="04A0" w:firstRow="1" w:lastRow="0" w:firstColumn="1" w:lastColumn="0" w:noHBand="0" w:noVBand="1"/>
      </w:tblPr>
      <w:tblGrid>
        <w:gridCol w:w="1876"/>
        <w:gridCol w:w="1016"/>
        <w:gridCol w:w="794"/>
        <w:gridCol w:w="5664"/>
      </w:tblGrid>
      <w:tr w:rsidR="00F82068" w:rsidRPr="00527E78" w:rsidTr="00B4614C">
        <w:tc>
          <w:tcPr>
            <w:tcW w:w="0" w:type="auto"/>
            <w:shd w:val="clear" w:color="auto" w:fill="D9D9D9" w:themeFill="background1" w:themeFillShade="D9"/>
          </w:tcPr>
          <w:p w:rsidR="00F82068" w:rsidRPr="00527E78" w:rsidRDefault="00F82068" w:rsidP="00B4614C">
            <w:pPr>
              <w:pStyle w:val="TableHeader"/>
            </w:pPr>
            <w:r w:rsidRPr="00527E78">
              <w:t>Output variable</w:t>
            </w:r>
          </w:p>
        </w:tc>
        <w:tc>
          <w:tcPr>
            <w:tcW w:w="0" w:type="auto"/>
            <w:shd w:val="clear" w:color="auto" w:fill="D9D9D9" w:themeFill="background1" w:themeFillShade="D9"/>
          </w:tcPr>
          <w:p w:rsidR="00F82068" w:rsidRPr="00527E78" w:rsidRDefault="00F82068" w:rsidP="00B4614C">
            <w:pPr>
              <w:pStyle w:val="TableHeader"/>
            </w:pPr>
            <w:r w:rsidRPr="00527E78">
              <w:t>Symbol</w:t>
            </w:r>
          </w:p>
        </w:tc>
        <w:tc>
          <w:tcPr>
            <w:tcW w:w="0" w:type="auto"/>
            <w:shd w:val="clear" w:color="auto" w:fill="D9D9D9" w:themeFill="background1" w:themeFillShade="D9"/>
          </w:tcPr>
          <w:p w:rsidR="00F82068" w:rsidRPr="00527E78" w:rsidRDefault="00F82068" w:rsidP="00B4614C">
            <w:pPr>
              <w:pStyle w:val="TableHeader"/>
            </w:pPr>
            <w:r w:rsidRPr="00527E78">
              <w:t>Units</w:t>
            </w:r>
          </w:p>
        </w:tc>
        <w:tc>
          <w:tcPr>
            <w:tcW w:w="0" w:type="auto"/>
            <w:shd w:val="clear" w:color="auto" w:fill="D9D9D9" w:themeFill="background1" w:themeFillShade="D9"/>
          </w:tcPr>
          <w:p w:rsidR="00F82068" w:rsidRPr="00527E78" w:rsidRDefault="00F82068" w:rsidP="00B4614C">
            <w:pPr>
              <w:pStyle w:val="TableHeader"/>
            </w:pPr>
            <w:r w:rsidRPr="00527E78">
              <w:t>Definition</w:t>
            </w:r>
          </w:p>
        </w:tc>
      </w:tr>
      <w:tr w:rsidR="00F82068" w:rsidRPr="00527E78" w:rsidTr="00B4614C">
        <w:tc>
          <w:tcPr>
            <w:tcW w:w="0" w:type="auto"/>
          </w:tcPr>
          <w:p w:rsidR="00F82068" w:rsidRPr="00527E78" w:rsidRDefault="00F82068" w:rsidP="00B4614C">
            <w:pPr>
              <w:pStyle w:val="TableText"/>
            </w:pPr>
            <w:r w:rsidRPr="00527E78">
              <w:t>Jet velocity</w:t>
            </w:r>
          </w:p>
        </w:tc>
        <w:tc>
          <w:tcPr>
            <w:tcW w:w="0" w:type="auto"/>
          </w:tcPr>
          <w:p w:rsidR="00F82068" w:rsidRPr="00527E78" w:rsidRDefault="00F82068" w:rsidP="00B4614C">
            <w:pPr>
              <w:pStyle w:val="TableText"/>
              <w:rPr>
                <w:iCs/>
              </w:rPr>
            </w:pPr>
            <w:r w:rsidRPr="006D066D">
              <w:rPr>
                <w:position w:val="-12"/>
              </w:rPr>
              <w:object w:dxaOrig="340" w:dyaOrig="360">
                <v:shape id="_x0000_i1159" type="#_x0000_t75" style="width:17.5pt;height:18pt" o:ole="">
                  <v:imagedata r:id="rId410" o:title=""/>
                </v:shape>
                <o:OLEObject Type="Embed" ProgID="Equation.DSMT4" ShapeID="_x0000_i1159" DrawAspect="Content" ObjectID="_1476180488" r:id="rId411"/>
              </w:object>
            </w:r>
          </w:p>
        </w:tc>
        <w:tc>
          <w:tcPr>
            <w:tcW w:w="0" w:type="auto"/>
          </w:tcPr>
          <w:p w:rsidR="00F82068" w:rsidRPr="00527E78" w:rsidRDefault="00F82068" w:rsidP="00B4614C">
            <w:pPr>
              <w:pStyle w:val="TableText"/>
              <w:rPr>
                <w:iCs/>
              </w:rPr>
            </w:pPr>
            <w:r w:rsidRPr="00527E78">
              <w:rPr>
                <w:iCs/>
              </w:rPr>
              <w:t>m/s</w:t>
            </w:r>
          </w:p>
        </w:tc>
        <w:tc>
          <w:tcPr>
            <w:tcW w:w="0" w:type="auto"/>
          </w:tcPr>
          <w:p w:rsidR="00F82068" w:rsidRPr="00527E78" w:rsidRDefault="00F82068" w:rsidP="00B4614C">
            <w:pPr>
              <w:pStyle w:val="TableText"/>
            </w:pPr>
            <w:r w:rsidRPr="00527E78">
              <w:t xml:space="preserve">Volume-averaged jet region velocity. The averaging volume is bounded at each </w:t>
            </w:r>
            <w:r w:rsidRPr="00527E78">
              <w:rPr>
                <w:i/>
              </w:rPr>
              <w:t>x</w:t>
            </w:r>
            <w:r w:rsidRPr="00527E78">
              <w:t xml:space="preserve"> along the room depth by the line in the </w:t>
            </w:r>
            <w:r w:rsidRPr="00527E78">
              <w:rPr>
                <w:i/>
              </w:rPr>
              <w:t>y</w:t>
            </w:r>
            <w:r w:rsidRPr="00527E78">
              <w:t>-</w:t>
            </w:r>
            <w:r w:rsidRPr="00527E78">
              <w:rPr>
                <w:i/>
              </w:rPr>
              <w:t>z</w:t>
            </w:r>
            <w:r w:rsidRPr="00527E78">
              <w:t xml:space="preserve"> plane where the jet velocity drops to 50% of its maximum centerline value.</w:t>
            </w:r>
          </w:p>
        </w:tc>
      </w:tr>
      <w:tr w:rsidR="00F82068" w:rsidRPr="00527E78" w:rsidTr="00B4614C">
        <w:tc>
          <w:tcPr>
            <w:tcW w:w="0" w:type="auto"/>
          </w:tcPr>
          <w:p w:rsidR="00F82068" w:rsidRPr="00527E78" w:rsidRDefault="00F82068" w:rsidP="00B4614C">
            <w:pPr>
              <w:pStyle w:val="TableText"/>
            </w:pPr>
            <w:r w:rsidRPr="00527E78">
              <w:lastRenderedPageBreak/>
              <w:t>Recirculation zone velocity</w:t>
            </w:r>
          </w:p>
        </w:tc>
        <w:tc>
          <w:tcPr>
            <w:tcW w:w="0" w:type="auto"/>
          </w:tcPr>
          <w:p w:rsidR="00F82068" w:rsidRPr="00527E78" w:rsidRDefault="00F82068" w:rsidP="00B4614C">
            <w:pPr>
              <w:pStyle w:val="TableText"/>
              <w:rPr>
                <w:iCs/>
              </w:rPr>
            </w:pPr>
            <w:r w:rsidRPr="006D066D">
              <w:rPr>
                <w:position w:val="-12"/>
              </w:rPr>
              <w:object w:dxaOrig="340" w:dyaOrig="360">
                <v:shape id="_x0000_i1160" type="#_x0000_t75" style="width:17.5pt;height:18pt" o:ole="">
                  <v:imagedata r:id="rId412" o:title=""/>
                </v:shape>
                <o:OLEObject Type="Embed" ProgID="Equation.DSMT4" ShapeID="_x0000_i1160" DrawAspect="Content" ObjectID="_1476180489" r:id="rId413"/>
              </w:object>
            </w:r>
          </w:p>
        </w:tc>
        <w:tc>
          <w:tcPr>
            <w:tcW w:w="0" w:type="auto"/>
          </w:tcPr>
          <w:p w:rsidR="00F82068" w:rsidRPr="00527E78" w:rsidRDefault="00F82068" w:rsidP="00B4614C">
            <w:pPr>
              <w:pStyle w:val="TableText"/>
              <w:rPr>
                <w:iCs/>
              </w:rPr>
            </w:pPr>
            <w:r w:rsidRPr="00527E78">
              <w:rPr>
                <w:iCs/>
              </w:rPr>
              <w:t>m/s</w:t>
            </w:r>
          </w:p>
        </w:tc>
        <w:tc>
          <w:tcPr>
            <w:tcW w:w="0" w:type="auto"/>
          </w:tcPr>
          <w:p w:rsidR="00F82068" w:rsidRPr="00527E78" w:rsidRDefault="00F82068" w:rsidP="00B4614C">
            <w:pPr>
              <w:pStyle w:val="TableText"/>
            </w:pPr>
            <w:r w:rsidRPr="00527E78">
              <w:t xml:space="preserve">Area-averaged velocity in the </w:t>
            </w:r>
            <w:r w:rsidRPr="00527E78">
              <w:rPr>
                <w:i/>
              </w:rPr>
              <w:t>y</w:t>
            </w:r>
            <w:r w:rsidRPr="00527E78">
              <w:t>-</w:t>
            </w:r>
            <w:r w:rsidRPr="00527E78">
              <w:rPr>
                <w:i/>
              </w:rPr>
              <w:t>z</w:t>
            </w:r>
            <w:r w:rsidRPr="00527E78">
              <w:t xml:space="preserve"> plane with maximum flow. The averaging area is the recirculation part of the room cross-section. Typically the plane of maximum flow occurs at x ~ 2D/3 (D/3 before the outlet).</w:t>
            </w:r>
          </w:p>
        </w:tc>
      </w:tr>
      <w:tr w:rsidR="00F82068" w:rsidRPr="00527E78" w:rsidTr="00B4614C">
        <w:tc>
          <w:tcPr>
            <w:tcW w:w="0" w:type="auto"/>
          </w:tcPr>
          <w:p w:rsidR="00F82068" w:rsidRPr="00527E78" w:rsidRDefault="00F82068" w:rsidP="00B4614C">
            <w:pPr>
              <w:pStyle w:val="TableText"/>
            </w:pPr>
            <w:r w:rsidRPr="00527E78">
              <w:t>Recirculation zone flow rate</w:t>
            </w:r>
          </w:p>
        </w:tc>
        <w:tc>
          <w:tcPr>
            <w:tcW w:w="0" w:type="auto"/>
          </w:tcPr>
          <w:p w:rsidR="00F82068" w:rsidRPr="00527E78" w:rsidRDefault="00F82068" w:rsidP="00B4614C">
            <w:pPr>
              <w:pStyle w:val="TableText"/>
              <w:rPr>
                <w:iCs/>
              </w:rPr>
            </w:pPr>
            <w:r w:rsidRPr="006D066D">
              <w:rPr>
                <w:position w:val="-12"/>
              </w:rPr>
              <w:object w:dxaOrig="340" w:dyaOrig="360">
                <v:shape id="_x0000_i1161" type="#_x0000_t75" style="width:17.5pt;height:18pt" o:ole="">
                  <v:imagedata r:id="rId414" o:title=""/>
                </v:shape>
                <o:OLEObject Type="Embed" ProgID="Equation.DSMT4" ShapeID="_x0000_i1161" DrawAspect="Content" ObjectID="_1476180490" r:id="rId415"/>
              </w:object>
            </w:r>
          </w:p>
        </w:tc>
        <w:tc>
          <w:tcPr>
            <w:tcW w:w="0" w:type="auto"/>
          </w:tcPr>
          <w:p w:rsidR="00F82068" w:rsidRPr="00527E78" w:rsidRDefault="00F82068" w:rsidP="00B4614C">
            <w:pPr>
              <w:pStyle w:val="TableText"/>
              <w:rPr>
                <w:iCs/>
              </w:rPr>
            </w:pPr>
            <w:r w:rsidRPr="00527E78">
              <w:rPr>
                <w:iCs/>
              </w:rPr>
              <w:t>m</w:t>
            </w:r>
            <w:r w:rsidRPr="00527E78">
              <w:rPr>
                <w:iCs/>
                <w:vertAlign w:val="superscript"/>
              </w:rPr>
              <w:t>3</w:t>
            </w:r>
            <w:r w:rsidRPr="00527E78">
              <w:rPr>
                <w:iCs/>
              </w:rPr>
              <w:t>/s</w:t>
            </w:r>
          </w:p>
        </w:tc>
        <w:tc>
          <w:tcPr>
            <w:tcW w:w="0" w:type="auto"/>
          </w:tcPr>
          <w:p w:rsidR="00F82068" w:rsidRPr="00527E78" w:rsidRDefault="00F82068" w:rsidP="00B4614C">
            <w:pPr>
              <w:pStyle w:val="TableText"/>
            </w:pPr>
            <w:r w:rsidRPr="00527E78">
              <w:t>Total flow rate for the recirculation regions in the plane of maximum flow (see above).</w:t>
            </w:r>
          </w:p>
        </w:tc>
      </w:tr>
      <w:tr w:rsidR="00F82068" w:rsidRPr="00527E78" w:rsidTr="00B4614C">
        <w:tc>
          <w:tcPr>
            <w:tcW w:w="0" w:type="auto"/>
          </w:tcPr>
          <w:p w:rsidR="00F82068" w:rsidRPr="00527E78" w:rsidRDefault="00F82068" w:rsidP="00B4614C">
            <w:pPr>
              <w:pStyle w:val="TableText"/>
            </w:pPr>
            <w:r w:rsidRPr="00527E78">
              <w:t>Jet temperature rise</w:t>
            </w:r>
          </w:p>
        </w:tc>
        <w:tc>
          <w:tcPr>
            <w:tcW w:w="0" w:type="auto"/>
          </w:tcPr>
          <w:p w:rsidR="00F82068" w:rsidRPr="00527E78" w:rsidRDefault="00F82068" w:rsidP="00B4614C">
            <w:pPr>
              <w:pStyle w:val="TableText"/>
              <w:rPr>
                <w:iCs/>
              </w:rPr>
            </w:pPr>
            <w:r w:rsidRPr="006D066D">
              <w:rPr>
                <w:position w:val="-12"/>
              </w:rPr>
              <w:object w:dxaOrig="440" w:dyaOrig="360">
                <v:shape id="_x0000_i1162" type="#_x0000_t75" style="width:22pt;height:18pt" o:ole="">
                  <v:imagedata r:id="rId416" o:title=""/>
                </v:shape>
                <o:OLEObject Type="Embed" ProgID="Equation.DSMT4" ShapeID="_x0000_i1162" DrawAspect="Content" ObjectID="_1476180491" r:id="rId417"/>
              </w:object>
            </w:r>
          </w:p>
        </w:tc>
        <w:tc>
          <w:tcPr>
            <w:tcW w:w="0" w:type="auto"/>
          </w:tcPr>
          <w:p w:rsidR="00F82068" w:rsidRPr="00527E78" w:rsidRDefault="00F82068" w:rsidP="00B4614C">
            <w:pPr>
              <w:pStyle w:val="TableText"/>
              <w:rPr>
                <w:iCs/>
              </w:rPr>
            </w:pPr>
            <w:r w:rsidRPr="00527E78">
              <w:rPr>
                <w:iCs/>
              </w:rPr>
              <w:t>°C</w:t>
            </w:r>
          </w:p>
        </w:tc>
        <w:tc>
          <w:tcPr>
            <w:tcW w:w="0" w:type="auto"/>
          </w:tcPr>
          <w:p w:rsidR="00F82068" w:rsidRPr="00527E78" w:rsidRDefault="00F82068" w:rsidP="00B4614C">
            <w:pPr>
              <w:pStyle w:val="TableText"/>
            </w:pPr>
            <w:r w:rsidRPr="00527E78">
              <w:t>Volume-averaged temperature variations in the jet region, over the same volume used to define the jet velocity average.</w:t>
            </w:r>
          </w:p>
        </w:tc>
      </w:tr>
      <w:tr w:rsidR="00F82068" w:rsidRPr="00527E78" w:rsidTr="00B4614C">
        <w:tc>
          <w:tcPr>
            <w:tcW w:w="0" w:type="auto"/>
          </w:tcPr>
          <w:p w:rsidR="00F82068" w:rsidRPr="00527E78" w:rsidRDefault="00F82068" w:rsidP="00B4614C">
            <w:pPr>
              <w:pStyle w:val="TableText"/>
            </w:pPr>
            <w:r w:rsidRPr="00527E78">
              <w:t>Recirculation zone temperature rise</w:t>
            </w:r>
          </w:p>
        </w:tc>
        <w:tc>
          <w:tcPr>
            <w:tcW w:w="0" w:type="auto"/>
          </w:tcPr>
          <w:p w:rsidR="00F82068" w:rsidRPr="00527E78" w:rsidRDefault="00F82068" w:rsidP="00B4614C">
            <w:pPr>
              <w:pStyle w:val="TableText"/>
              <w:rPr>
                <w:iCs/>
              </w:rPr>
            </w:pPr>
            <w:r w:rsidRPr="006D066D">
              <w:rPr>
                <w:position w:val="-12"/>
              </w:rPr>
              <w:object w:dxaOrig="440" w:dyaOrig="360">
                <v:shape id="_x0000_i1163" type="#_x0000_t75" style="width:22pt;height:18pt" o:ole="">
                  <v:imagedata r:id="rId418" o:title=""/>
                </v:shape>
                <o:OLEObject Type="Embed" ProgID="Equation.DSMT4" ShapeID="_x0000_i1163" DrawAspect="Content" ObjectID="_1476180492" r:id="rId419"/>
              </w:object>
            </w:r>
          </w:p>
        </w:tc>
        <w:tc>
          <w:tcPr>
            <w:tcW w:w="0" w:type="auto"/>
          </w:tcPr>
          <w:p w:rsidR="00F82068" w:rsidRPr="00527E78" w:rsidRDefault="00F82068" w:rsidP="00B4614C">
            <w:pPr>
              <w:pStyle w:val="TableText"/>
              <w:rPr>
                <w:iCs/>
              </w:rPr>
            </w:pPr>
            <w:r w:rsidRPr="00527E78">
              <w:rPr>
                <w:iCs/>
              </w:rPr>
              <w:t>°C</w:t>
            </w:r>
          </w:p>
        </w:tc>
        <w:tc>
          <w:tcPr>
            <w:tcW w:w="0" w:type="auto"/>
          </w:tcPr>
          <w:p w:rsidR="00F82068" w:rsidRPr="00527E78" w:rsidRDefault="00F82068" w:rsidP="00B4614C">
            <w:pPr>
              <w:pStyle w:val="TableText"/>
            </w:pPr>
            <w:r w:rsidRPr="00527E78">
              <w:t xml:space="preserve">Volume-average temperature variations in the recirculation region. The average is calculated over the cuboidal volume placed in each recirculation containing the volumetric sensible heat gains (see main text). </w:t>
            </w:r>
          </w:p>
        </w:tc>
      </w:tr>
    </w:tbl>
    <w:p w:rsidR="00F82068" w:rsidRDefault="00F82068" w:rsidP="00F82068">
      <w:pPr>
        <w:pStyle w:val="BodyText"/>
        <w:rPr>
          <w:b/>
        </w:rPr>
      </w:pPr>
    </w:p>
    <w:p w:rsidR="00F82068" w:rsidRPr="00527E78" w:rsidRDefault="00F82068" w:rsidP="00F82068">
      <w:pPr>
        <w:pStyle w:val="BodyText"/>
      </w:pPr>
      <w:r>
        <w:rPr>
          <w:bCs/>
        </w:rPr>
        <w:t>S</w:t>
      </w:r>
      <w:r w:rsidRPr="004B3F0B">
        <w:rPr>
          <w:bCs/>
        </w:rPr>
        <w:t xml:space="preserve">ee also </w:t>
      </w:r>
      <w:r>
        <w:rPr>
          <w:bCs/>
        </w:rPr>
        <w:fldChar w:fldCharType="begin"/>
      </w:r>
      <w:r>
        <w:rPr>
          <w:bCs/>
        </w:rPr>
        <w:instrText xml:space="preserve"> REF _Ref367340697 \h </w:instrText>
      </w:r>
      <w:r>
        <w:rPr>
          <w:bCs/>
        </w:rPr>
      </w:r>
      <w:r>
        <w:rPr>
          <w:bCs/>
        </w:rPr>
        <w:fldChar w:fldCharType="separate"/>
      </w:r>
      <w:r>
        <w:t xml:space="preserve">Figure </w:t>
      </w:r>
      <w:r>
        <w:rPr>
          <w:noProof/>
        </w:rPr>
        <w:t>139</w:t>
      </w:r>
      <w:r>
        <w:rPr>
          <w:bCs/>
        </w:rPr>
        <w:fldChar w:fldCharType="end"/>
      </w:r>
      <w:r w:rsidRPr="00527E78">
        <w:rPr>
          <w:b/>
          <w:bCs/>
        </w:rPr>
        <w:t>.</w:t>
      </w:r>
      <w:r w:rsidRPr="00527E78">
        <w:t xml:space="preserve"> Note the </w:t>
      </w:r>
      <w:r w:rsidRPr="00527E78">
        <w:rPr>
          <w:i/>
        </w:rPr>
        <w:t>x</w:t>
      </w:r>
      <w:r w:rsidRPr="00527E78">
        <w:t xml:space="preserve">-coordinate is along the room, the </w:t>
      </w:r>
      <w:r w:rsidRPr="00527E78">
        <w:rPr>
          <w:i/>
        </w:rPr>
        <w:t>y</w:t>
      </w:r>
      <w:r w:rsidRPr="00527E78">
        <w:t xml:space="preserve">-coordinate is across the room and the </w:t>
      </w:r>
      <w:r w:rsidRPr="00527E78">
        <w:rPr>
          <w:i/>
        </w:rPr>
        <w:t>z</w:t>
      </w:r>
      <w:r w:rsidRPr="00527E78">
        <w:t>-coordinate is vertical.</w:t>
      </w:r>
    </w:p>
    <w:p w:rsidR="00F82068" w:rsidRDefault="00F82068" w:rsidP="00F82068">
      <w:pPr>
        <w:pStyle w:val="BodyText"/>
        <w:rPr>
          <w:b/>
        </w:rPr>
      </w:pPr>
    </w:p>
    <w:p w:rsidR="00F82068" w:rsidRDefault="00F82068" w:rsidP="00F82068">
      <w:pPr>
        <w:pStyle w:val="Caption"/>
      </w:pPr>
      <w:bookmarkStart w:id="170" w:name="_Ref367341304"/>
      <w:r>
        <w:t xml:space="preserve">Table </w:t>
      </w:r>
      <w:fldSimple w:instr=" SEQ Table \* ARABIC ">
        <w:r>
          <w:rPr>
            <w:noProof/>
          </w:rPr>
          <w:t>46</w:t>
        </w:r>
      </w:fldSimple>
      <w:bookmarkEnd w:id="170"/>
      <w:r>
        <w:t xml:space="preserve">. </w:t>
      </w:r>
      <w:r w:rsidRPr="004B3F0B">
        <w:t>Correlation formulae in the form Y = aX + b</w:t>
      </w:r>
    </w:p>
    <w:tbl>
      <w:tblPr>
        <w:tblStyle w:val="TableGrid"/>
        <w:tblW w:w="0" w:type="auto"/>
        <w:tblInd w:w="198" w:type="dxa"/>
        <w:tblLayout w:type="fixed"/>
        <w:tblLook w:val="04A0" w:firstRow="1" w:lastRow="0" w:firstColumn="1" w:lastColumn="0" w:noHBand="0" w:noVBand="1"/>
      </w:tblPr>
      <w:tblGrid>
        <w:gridCol w:w="2250"/>
        <w:gridCol w:w="1008"/>
        <w:gridCol w:w="2160"/>
        <w:gridCol w:w="1008"/>
        <w:gridCol w:w="1008"/>
        <w:gridCol w:w="1008"/>
      </w:tblGrid>
      <w:tr w:rsidR="00F82068" w:rsidRPr="00527E78" w:rsidTr="00B4614C">
        <w:tc>
          <w:tcPr>
            <w:tcW w:w="2250" w:type="dxa"/>
            <w:shd w:val="clear" w:color="auto" w:fill="D9D9D9" w:themeFill="background1" w:themeFillShade="D9"/>
            <w:vAlign w:val="center"/>
          </w:tcPr>
          <w:p w:rsidR="00F82068" w:rsidRPr="00527E78" w:rsidRDefault="00F82068" w:rsidP="00B4614C">
            <w:pPr>
              <w:pStyle w:val="TableHeader"/>
            </w:pPr>
          </w:p>
        </w:tc>
        <w:tc>
          <w:tcPr>
            <w:tcW w:w="1008" w:type="dxa"/>
            <w:shd w:val="clear" w:color="auto" w:fill="D9D9D9" w:themeFill="background1" w:themeFillShade="D9"/>
          </w:tcPr>
          <w:p w:rsidR="00F82068" w:rsidRPr="00527E78" w:rsidRDefault="00F82068" w:rsidP="00B4614C">
            <w:pPr>
              <w:pStyle w:val="TableHeader"/>
            </w:pPr>
            <w:r w:rsidRPr="00527E78">
              <w:t>Y</w:t>
            </w:r>
          </w:p>
        </w:tc>
        <w:tc>
          <w:tcPr>
            <w:tcW w:w="2160" w:type="dxa"/>
            <w:shd w:val="clear" w:color="auto" w:fill="D9D9D9" w:themeFill="background1" w:themeFillShade="D9"/>
          </w:tcPr>
          <w:p w:rsidR="00F82068" w:rsidRPr="00527E78" w:rsidRDefault="00F82068" w:rsidP="00B4614C">
            <w:pPr>
              <w:pStyle w:val="TableHeader"/>
            </w:pPr>
            <w:r w:rsidRPr="00527E78">
              <w:t>X</w:t>
            </w:r>
          </w:p>
        </w:tc>
        <w:tc>
          <w:tcPr>
            <w:tcW w:w="1008" w:type="dxa"/>
            <w:shd w:val="clear" w:color="auto" w:fill="D9D9D9" w:themeFill="background1" w:themeFillShade="D9"/>
          </w:tcPr>
          <w:p w:rsidR="00F82068" w:rsidRPr="00527E78" w:rsidRDefault="00F82068" w:rsidP="00B4614C">
            <w:pPr>
              <w:pStyle w:val="TableHeader"/>
            </w:pPr>
            <w:r w:rsidRPr="00527E78">
              <w:t>a</w:t>
            </w:r>
          </w:p>
        </w:tc>
        <w:tc>
          <w:tcPr>
            <w:tcW w:w="1008" w:type="dxa"/>
            <w:shd w:val="clear" w:color="auto" w:fill="D9D9D9" w:themeFill="background1" w:themeFillShade="D9"/>
          </w:tcPr>
          <w:p w:rsidR="00F82068" w:rsidRPr="00527E78" w:rsidRDefault="00F82068" w:rsidP="00B4614C">
            <w:pPr>
              <w:pStyle w:val="TableHeader"/>
            </w:pPr>
            <w:r w:rsidRPr="00527E78">
              <w:t>b</w:t>
            </w:r>
          </w:p>
        </w:tc>
        <w:tc>
          <w:tcPr>
            <w:tcW w:w="1008" w:type="dxa"/>
            <w:shd w:val="clear" w:color="auto" w:fill="D9D9D9" w:themeFill="background1" w:themeFillShade="D9"/>
          </w:tcPr>
          <w:p w:rsidR="00F82068" w:rsidRPr="00527E78" w:rsidRDefault="00F82068" w:rsidP="00B4614C">
            <w:pPr>
              <w:pStyle w:val="TableHeader"/>
            </w:pPr>
            <w:r w:rsidRPr="00527E78">
              <w:t>R</w:t>
            </w:r>
            <w:r w:rsidRPr="00527E78">
              <w:rPr>
                <w:vertAlign w:val="superscript"/>
              </w:rPr>
              <w:t>2</w:t>
            </w:r>
          </w:p>
        </w:tc>
      </w:tr>
      <w:tr w:rsidR="00F82068" w:rsidRPr="00527E78" w:rsidTr="00B4614C">
        <w:tc>
          <w:tcPr>
            <w:tcW w:w="2250" w:type="dxa"/>
            <w:vAlign w:val="center"/>
          </w:tcPr>
          <w:p w:rsidR="00F82068" w:rsidRPr="00527E78" w:rsidRDefault="00F82068" w:rsidP="00B4614C">
            <w:pPr>
              <w:pStyle w:val="TableText"/>
            </w:pPr>
            <w:r w:rsidRPr="00527E78">
              <w:t>Jet velocity</w:t>
            </w:r>
          </w:p>
        </w:tc>
        <w:tc>
          <w:tcPr>
            <w:tcW w:w="1008" w:type="dxa"/>
          </w:tcPr>
          <w:p w:rsidR="00F82068" w:rsidRPr="00527E78" w:rsidRDefault="00F82068" w:rsidP="00B4614C">
            <w:pPr>
              <w:pStyle w:val="TableText"/>
              <w:rPr>
                <w:iCs/>
              </w:rPr>
            </w:pPr>
            <w:r w:rsidRPr="006D066D">
              <w:rPr>
                <w:position w:val="-12"/>
              </w:rPr>
              <w:object w:dxaOrig="800" w:dyaOrig="360">
                <v:shape id="_x0000_i1164" type="#_x0000_t75" style="width:40pt;height:18pt" o:ole="">
                  <v:imagedata r:id="rId420" o:title=""/>
                </v:shape>
                <o:OLEObject Type="Embed" ProgID="Equation.DSMT4" ShapeID="_x0000_i1164" DrawAspect="Content" ObjectID="_1476180493" r:id="rId421"/>
              </w:object>
            </w:r>
          </w:p>
        </w:tc>
        <w:tc>
          <w:tcPr>
            <w:tcW w:w="2160" w:type="dxa"/>
          </w:tcPr>
          <w:p w:rsidR="00F82068" w:rsidRPr="00527E78" w:rsidRDefault="00F82068" w:rsidP="00B4614C">
            <w:pPr>
              <w:pStyle w:val="TableText"/>
            </w:pPr>
            <w:r w:rsidRPr="006D066D">
              <w:rPr>
                <w:position w:val="-16"/>
              </w:rPr>
              <w:object w:dxaOrig="2200" w:dyaOrig="440">
                <v:shape id="_x0000_i1165" type="#_x0000_t75" style="width:110pt;height:22pt" o:ole="">
                  <v:imagedata r:id="rId422" o:title=""/>
                </v:shape>
                <o:OLEObject Type="Embed" ProgID="Equation.DSMT4" ShapeID="_x0000_i1165" DrawAspect="Content" ObjectID="_1476180494" r:id="rId423"/>
              </w:object>
            </w:r>
          </w:p>
        </w:tc>
        <w:tc>
          <w:tcPr>
            <w:tcW w:w="1008" w:type="dxa"/>
          </w:tcPr>
          <w:p w:rsidR="00F82068" w:rsidRPr="00527E78" w:rsidRDefault="00F82068" w:rsidP="00B4614C">
            <w:pPr>
              <w:pStyle w:val="TableText"/>
            </w:pPr>
            <w:r w:rsidRPr="00527E78">
              <w:t>1.6173</w:t>
            </w:r>
          </w:p>
        </w:tc>
        <w:tc>
          <w:tcPr>
            <w:tcW w:w="1008" w:type="dxa"/>
          </w:tcPr>
          <w:p w:rsidR="00F82068" w:rsidRPr="00527E78" w:rsidRDefault="00F82068" w:rsidP="00B4614C">
            <w:pPr>
              <w:pStyle w:val="TableText"/>
            </w:pPr>
            <w:r w:rsidRPr="00527E78">
              <w:t>0.1466</w:t>
            </w:r>
          </w:p>
        </w:tc>
        <w:tc>
          <w:tcPr>
            <w:tcW w:w="1008" w:type="dxa"/>
          </w:tcPr>
          <w:p w:rsidR="00F82068" w:rsidRPr="00527E78" w:rsidRDefault="00F82068" w:rsidP="00B4614C">
            <w:pPr>
              <w:pStyle w:val="TableText"/>
            </w:pPr>
            <w:r w:rsidRPr="00527E78">
              <w:t>0.8343</w:t>
            </w:r>
          </w:p>
        </w:tc>
      </w:tr>
      <w:tr w:rsidR="00F82068" w:rsidRPr="00527E78" w:rsidTr="00B4614C">
        <w:tc>
          <w:tcPr>
            <w:tcW w:w="2250" w:type="dxa"/>
            <w:vAlign w:val="center"/>
          </w:tcPr>
          <w:p w:rsidR="00F82068" w:rsidRPr="00527E78" w:rsidRDefault="00F82068" w:rsidP="00B4614C">
            <w:pPr>
              <w:pStyle w:val="TableText"/>
            </w:pPr>
            <w:r>
              <w:t xml:space="preserve">Recirculation </w:t>
            </w:r>
            <w:r w:rsidRPr="00527E78">
              <w:t>zone velocity</w:t>
            </w:r>
          </w:p>
        </w:tc>
        <w:tc>
          <w:tcPr>
            <w:tcW w:w="1008" w:type="dxa"/>
          </w:tcPr>
          <w:p w:rsidR="00F82068" w:rsidRPr="00527E78" w:rsidRDefault="00F82068" w:rsidP="00B4614C">
            <w:pPr>
              <w:pStyle w:val="TableText"/>
              <w:rPr>
                <w:iCs/>
              </w:rPr>
            </w:pPr>
            <w:r w:rsidRPr="006D066D">
              <w:rPr>
                <w:position w:val="-12"/>
              </w:rPr>
              <w:object w:dxaOrig="800" w:dyaOrig="360">
                <v:shape id="_x0000_i1166" type="#_x0000_t75" style="width:40pt;height:18pt" o:ole="">
                  <v:imagedata r:id="rId424" o:title=""/>
                </v:shape>
                <o:OLEObject Type="Embed" ProgID="Equation.DSMT4" ShapeID="_x0000_i1166" DrawAspect="Content" ObjectID="_1476180495" r:id="rId425"/>
              </w:object>
            </w:r>
          </w:p>
        </w:tc>
        <w:tc>
          <w:tcPr>
            <w:tcW w:w="2160" w:type="dxa"/>
          </w:tcPr>
          <w:p w:rsidR="00F82068" w:rsidRPr="00527E78" w:rsidRDefault="00F82068" w:rsidP="00B4614C">
            <w:pPr>
              <w:pStyle w:val="TableText"/>
            </w:pPr>
            <w:r w:rsidRPr="006D066D">
              <w:rPr>
                <w:position w:val="-16"/>
              </w:rPr>
              <w:object w:dxaOrig="2200" w:dyaOrig="440">
                <v:shape id="_x0000_i1167" type="#_x0000_t75" style="width:110pt;height:22pt" o:ole="">
                  <v:imagedata r:id="rId426" o:title=""/>
                </v:shape>
                <o:OLEObject Type="Embed" ProgID="Equation.DSMT4" ShapeID="_x0000_i1167" DrawAspect="Content" ObjectID="_1476180496" r:id="rId427"/>
              </w:object>
            </w:r>
          </w:p>
        </w:tc>
        <w:tc>
          <w:tcPr>
            <w:tcW w:w="1008" w:type="dxa"/>
          </w:tcPr>
          <w:p w:rsidR="00F82068" w:rsidRPr="00527E78" w:rsidRDefault="00F82068" w:rsidP="00B4614C">
            <w:pPr>
              <w:pStyle w:val="TableText"/>
            </w:pPr>
            <w:r w:rsidRPr="00527E78">
              <w:t>0.8911</w:t>
            </w:r>
          </w:p>
        </w:tc>
        <w:tc>
          <w:tcPr>
            <w:tcW w:w="1008" w:type="dxa"/>
          </w:tcPr>
          <w:p w:rsidR="00F82068" w:rsidRPr="00527E78" w:rsidRDefault="00F82068" w:rsidP="00B4614C">
            <w:pPr>
              <w:pStyle w:val="TableText"/>
            </w:pPr>
            <w:r w:rsidRPr="00527E78">
              <w:t>0.0393</w:t>
            </w:r>
          </w:p>
        </w:tc>
        <w:tc>
          <w:tcPr>
            <w:tcW w:w="1008" w:type="dxa"/>
          </w:tcPr>
          <w:p w:rsidR="00F82068" w:rsidRPr="00527E78" w:rsidRDefault="00F82068" w:rsidP="00B4614C">
            <w:pPr>
              <w:pStyle w:val="TableText"/>
            </w:pPr>
            <w:r w:rsidRPr="00527E78">
              <w:t>0.6464</w:t>
            </w:r>
          </w:p>
        </w:tc>
      </w:tr>
      <w:tr w:rsidR="00F82068" w:rsidRPr="00527E78" w:rsidTr="00B4614C">
        <w:tc>
          <w:tcPr>
            <w:tcW w:w="2250" w:type="dxa"/>
            <w:vAlign w:val="center"/>
          </w:tcPr>
          <w:p w:rsidR="00F82068" w:rsidRPr="00527E78" w:rsidRDefault="00F82068" w:rsidP="00B4614C">
            <w:pPr>
              <w:pStyle w:val="TableText"/>
            </w:pPr>
            <w:r w:rsidRPr="00527E78">
              <w:t>Recirculation zone flow rate</w:t>
            </w:r>
          </w:p>
        </w:tc>
        <w:tc>
          <w:tcPr>
            <w:tcW w:w="1008" w:type="dxa"/>
          </w:tcPr>
          <w:p w:rsidR="00F82068" w:rsidRPr="00527E78" w:rsidRDefault="00F82068" w:rsidP="00B4614C">
            <w:pPr>
              <w:pStyle w:val="TableText"/>
              <w:rPr>
                <w:iCs/>
              </w:rPr>
            </w:pPr>
            <w:r w:rsidRPr="006D066D">
              <w:rPr>
                <w:position w:val="-12"/>
              </w:rPr>
              <w:object w:dxaOrig="800" w:dyaOrig="360">
                <v:shape id="_x0000_i1168" type="#_x0000_t75" style="width:40pt;height:18pt" o:ole="">
                  <v:imagedata r:id="rId428" o:title=""/>
                </v:shape>
                <o:OLEObject Type="Embed" ProgID="Equation.DSMT4" ShapeID="_x0000_i1168" DrawAspect="Content" ObjectID="_1476180497" r:id="rId429"/>
              </w:object>
            </w:r>
          </w:p>
        </w:tc>
        <w:tc>
          <w:tcPr>
            <w:tcW w:w="2160" w:type="dxa"/>
          </w:tcPr>
          <w:p w:rsidR="00F82068" w:rsidRPr="00527E78" w:rsidRDefault="00F82068" w:rsidP="00B4614C">
            <w:pPr>
              <w:pStyle w:val="TableText"/>
            </w:pPr>
            <w:r w:rsidRPr="006D066D">
              <w:rPr>
                <w:position w:val="-16"/>
              </w:rPr>
              <w:object w:dxaOrig="2020" w:dyaOrig="440">
                <v:shape id="_x0000_i1169" type="#_x0000_t75" style="width:101pt;height:22pt" o:ole="">
                  <v:imagedata r:id="rId430" o:title=""/>
                </v:shape>
                <o:OLEObject Type="Embed" ProgID="Equation.DSMT4" ShapeID="_x0000_i1169" DrawAspect="Content" ObjectID="_1476180498" r:id="rId431"/>
              </w:object>
            </w:r>
          </w:p>
        </w:tc>
        <w:tc>
          <w:tcPr>
            <w:tcW w:w="1008" w:type="dxa"/>
          </w:tcPr>
          <w:p w:rsidR="00F82068" w:rsidRPr="00527E78" w:rsidRDefault="00F82068" w:rsidP="00B4614C">
            <w:pPr>
              <w:pStyle w:val="TableText"/>
            </w:pPr>
            <w:r w:rsidRPr="00527E78">
              <w:t>0.4444</w:t>
            </w:r>
          </w:p>
        </w:tc>
        <w:tc>
          <w:tcPr>
            <w:tcW w:w="1008" w:type="dxa"/>
          </w:tcPr>
          <w:p w:rsidR="00F82068" w:rsidRPr="00527E78" w:rsidRDefault="00F82068" w:rsidP="00B4614C">
            <w:pPr>
              <w:pStyle w:val="TableText"/>
            </w:pPr>
            <w:r w:rsidRPr="00527E78">
              <w:t>0.1751</w:t>
            </w:r>
          </w:p>
        </w:tc>
        <w:tc>
          <w:tcPr>
            <w:tcW w:w="1008" w:type="dxa"/>
          </w:tcPr>
          <w:p w:rsidR="00F82068" w:rsidRPr="00527E78" w:rsidRDefault="00F82068" w:rsidP="00B4614C">
            <w:pPr>
              <w:pStyle w:val="TableText"/>
            </w:pPr>
            <w:r w:rsidRPr="00527E78">
              <w:t>0.6761</w:t>
            </w:r>
          </w:p>
        </w:tc>
      </w:tr>
      <w:tr w:rsidR="00F82068" w:rsidRPr="00527E78" w:rsidTr="00B4614C">
        <w:tc>
          <w:tcPr>
            <w:tcW w:w="2250" w:type="dxa"/>
            <w:vAlign w:val="center"/>
          </w:tcPr>
          <w:p w:rsidR="00F82068" w:rsidRPr="00527E78" w:rsidRDefault="00F82068" w:rsidP="00B4614C">
            <w:pPr>
              <w:pStyle w:val="TableText"/>
            </w:pPr>
            <w:r w:rsidRPr="00527E78">
              <w:t>Jet temperature rise</w:t>
            </w:r>
          </w:p>
        </w:tc>
        <w:tc>
          <w:tcPr>
            <w:tcW w:w="1008" w:type="dxa"/>
          </w:tcPr>
          <w:p w:rsidR="00F82068" w:rsidRPr="00527E78" w:rsidRDefault="00F82068" w:rsidP="00B4614C">
            <w:pPr>
              <w:pStyle w:val="TableText"/>
              <w:rPr>
                <w:iCs/>
              </w:rPr>
            </w:pPr>
            <w:r w:rsidRPr="006D066D">
              <w:rPr>
                <w:position w:val="-12"/>
              </w:rPr>
              <w:object w:dxaOrig="440" w:dyaOrig="360">
                <v:shape id="_x0000_i1170" type="#_x0000_t75" style="width:22pt;height:18pt" o:ole="">
                  <v:imagedata r:id="rId432" o:title=""/>
                </v:shape>
                <o:OLEObject Type="Embed" ProgID="Equation.DSMT4" ShapeID="_x0000_i1170" DrawAspect="Content" ObjectID="_1476180499" r:id="rId433"/>
              </w:object>
            </w:r>
          </w:p>
        </w:tc>
        <w:tc>
          <w:tcPr>
            <w:tcW w:w="2160" w:type="dxa"/>
          </w:tcPr>
          <w:p w:rsidR="00F82068" w:rsidRPr="00527E78" w:rsidRDefault="00F82068" w:rsidP="00B4614C">
            <w:pPr>
              <w:pStyle w:val="TableText"/>
            </w:pPr>
            <w:r w:rsidRPr="006D066D">
              <w:rPr>
                <w:position w:val="-32"/>
              </w:rPr>
              <w:object w:dxaOrig="760" w:dyaOrig="700">
                <v:shape id="_x0000_i1171" type="#_x0000_t75" style="width:38.5pt;height:35pt" o:ole="">
                  <v:imagedata r:id="rId434" o:title=""/>
                </v:shape>
                <o:OLEObject Type="Embed" ProgID="Equation.DSMT4" ShapeID="_x0000_i1171" DrawAspect="Content" ObjectID="_1476180500" r:id="rId435"/>
              </w:object>
            </w:r>
          </w:p>
        </w:tc>
        <w:tc>
          <w:tcPr>
            <w:tcW w:w="1008" w:type="dxa"/>
          </w:tcPr>
          <w:p w:rsidR="00F82068" w:rsidRPr="00527E78" w:rsidRDefault="00F82068" w:rsidP="00B4614C">
            <w:pPr>
              <w:pStyle w:val="TableText"/>
            </w:pPr>
            <w:r w:rsidRPr="00527E78">
              <w:t>0.8254</w:t>
            </w:r>
          </w:p>
        </w:tc>
        <w:tc>
          <w:tcPr>
            <w:tcW w:w="1008" w:type="dxa"/>
          </w:tcPr>
          <w:p w:rsidR="00F82068" w:rsidRPr="00527E78" w:rsidRDefault="00F82068" w:rsidP="00B4614C">
            <w:pPr>
              <w:pStyle w:val="TableText"/>
            </w:pPr>
            <w:r w:rsidRPr="00527E78">
              <w:t>0</w:t>
            </w:r>
          </w:p>
        </w:tc>
        <w:tc>
          <w:tcPr>
            <w:tcW w:w="1008" w:type="dxa"/>
          </w:tcPr>
          <w:p w:rsidR="00F82068" w:rsidRPr="00527E78" w:rsidRDefault="00F82068" w:rsidP="00B4614C">
            <w:pPr>
              <w:pStyle w:val="TableText"/>
            </w:pPr>
            <w:r w:rsidRPr="00527E78">
              <w:t>n/a</w:t>
            </w:r>
          </w:p>
        </w:tc>
      </w:tr>
      <w:tr w:rsidR="00F82068" w:rsidRPr="00527E78" w:rsidTr="00B4614C">
        <w:tc>
          <w:tcPr>
            <w:tcW w:w="2250" w:type="dxa"/>
            <w:vAlign w:val="center"/>
          </w:tcPr>
          <w:p w:rsidR="00F82068" w:rsidRPr="00527E78" w:rsidRDefault="00F82068" w:rsidP="00B4614C">
            <w:pPr>
              <w:pStyle w:val="TableText"/>
            </w:pPr>
            <w:r w:rsidRPr="00527E78">
              <w:t>Recirculation zone temperature rise</w:t>
            </w:r>
          </w:p>
        </w:tc>
        <w:tc>
          <w:tcPr>
            <w:tcW w:w="1008" w:type="dxa"/>
          </w:tcPr>
          <w:p w:rsidR="00F82068" w:rsidRPr="00527E78" w:rsidRDefault="00F82068" w:rsidP="00B4614C">
            <w:pPr>
              <w:pStyle w:val="TableText"/>
              <w:rPr>
                <w:iCs/>
              </w:rPr>
            </w:pPr>
            <w:r w:rsidRPr="006D066D">
              <w:rPr>
                <w:position w:val="-12"/>
              </w:rPr>
              <w:object w:dxaOrig="440" w:dyaOrig="360">
                <v:shape id="_x0000_i1172" type="#_x0000_t75" style="width:22pt;height:18pt" o:ole="">
                  <v:imagedata r:id="rId436" o:title=""/>
                </v:shape>
                <o:OLEObject Type="Embed" ProgID="Equation.DSMT4" ShapeID="_x0000_i1172" DrawAspect="Content" ObjectID="_1476180501" r:id="rId437"/>
              </w:object>
            </w:r>
          </w:p>
        </w:tc>
        <w:tc>
          <w:tcPr>
            <w:tcW w:w="2160" w:type="dxa"/>
          </w:tcPr>
          <w:p w:rsidR="00F82068" w:rsidRPr="00527E78" w:rsidRDefault="00F82068" w:rsidP="00B4614C">
            <w:pPr>
              <w:pStyle w:val="TableText"/>
            </w:pPr>
            <w:r w:rsidRPr="006D066D">
              <w:rPr>
                <w:position w:val="-32"/>
              </w:rPr>
              <w:object w:dxaOrig="760" w:dyaOrig="700">
                <v:shape id="_x0000_i1173" type="#_x0000_t75" style="width:38.5pt;height:35pt" o:ole="">
                  <v:imagedata r:id="rId438" o:title=""/>
                </v:shape>
                <o:OLEObject Type="Embed" ProgID="Equation.DSMT4" ShapeID="_x0000_i1173" DrawAspect="Content" ObjectID="_1476180502" r:id="rId439"/>
              </w:object>
            </w:r>
          </w:p>
        </w:tc>
        <w:tc>
          <w:tcPr>
            <w:tcW w:w="1008" w:type="dxa"/>
          </w:tcPr>
          <w:p w:rsidR="00F82068" w:rsidRPr="00527E78" w:rsidRDefault="00F82068" w:rsidP="00B4614C">
            <w:pPr>
              <w:pStyle w:val="TableText"/>
            </w:pPr>
            <w:r w:rsidRPr="00527E78">
              <w:t>1.2734</w:t>
            </w:r>
          </w:p>
        </w:tc>
        <w:tc>
          <w:tcPr>
            <w:tcW w:w="1008" w:type="dxa"/>
          </w:tcPr>
          <w:p w:rsidR="00F82068" w:rsidRPr="00527E78" w:rsidRDefault="00F82068" w:rsidP="00B4614C">
            <w:pPr>
              <w:pStyle w:val="TableText"/>
            </w:pPr>
            <w:r w:rsidRPr="00527E78">
              <w:t>0</w:t>
            </w:r>
          </w:p>
        </w:tc>
        <w:tc>
          <w:tcPr>
            <w:tcW w:w="1008" w:type="dxa"/>
          </w:tcPr>
          <w:p w:rsidR="00F82068" w:rsidRPr="00527E78" w:rsidRDefault="00F82068" w:rsidP="00B4614C">
            <w:pPr>
              <w:pStyle w:val="TableText"/>
            </w:pPr>
            <w:r w:rsidRPr="00527E78">
              <w:t>n/a</w:t>
            </w:r>
          </w:p>
        </w:tc>
      </w:tr>
    </w:tbl>
    <w:p w:rsidR="00F82068" w:rsidRDefault="00F82068" w:rsidP="00F82068">
      <w:pPr>
        <w:pStyle w:val="BodyText"/>
        <w:rPr>
          <w:b/>
        </w:rPr>
      </w:pPr>
    </w:p>
    <w:p w:rsidR="00F82068" w:rsidRDefault="00F82068" w:rsidP="00F82068">
      <w:pPr>
        <w:pStyle w:val="Caption"/>
      </w:pPr>
      <w:bookmarkStart w:id="171" w:name="_Ref367341317"/>
      <w:r>
        <w:t xml:space="preserve">Table </w:t>
      </w:r>
      <w:fldSimple w:instr=" SEQ Table \* ARABIC ">
        <w:r>
          <w:rPr>
            <w:noProof/>
          </w:rPr>
          <w:t>47</w:t>
        </w:r>
      </w:fldSimple>
      <w:bookmarkEnd w:id="171"/>
      <w:r>
        <w:t xml:space="preserve">. </w:t>
      </w:r>
      <w:r w:rsidRPr="007A5253">
        <w:t>Accuracy of correlation formulae in predicting test case results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599"/>
        <w:gridCol w:w="598"/>
        <w:gridCol w:w="598"/>
        <w:gridCol w:w="598"/>
        <w:gridCol w:w="882"/>
        <w:gridCol w:w="1343"/>
        <w:gridCol w:w="1343"/>
        <w:gridCol w:w="1257"/>
        <w:gridCol w:w="1343"/>
      </w:tblGrid>
      <w:tr w:rsidR="00F82068" w:rsidRPr="00527E78" w:rsidTr="00B4614C">
        <w:trPr>
          <w:trHeight w:val="315"/>
          <w:jc w:val="center"/>
        </w:trPr>
        <w:tc>
          <w:tcPr>
            <w:tcW w:w="3818" w:type="dxa"/>
            <w:gridSpan w:val="5"/>
            <w:tcBorders>
              <w:bottom w:val="single" w:sz="4" w:space="0" w:color="auto"/>
            </w:tcBorders>
            <w:shd w:val="clear" w:color="auto" w:fill="D5DCE4" w:themeFill="text2" w:themeFillTint="33"/>
            <w:vAlign w:val="bottom"/>
          </w:tcPr>
          <w:p w:rsidR="00F82068" w:rsidRPr="00527E78" w:rsidRDefault="00F82068" w:rsidP="00B4614C">
            <w:pPr>
              <w:pStyle w:val="TableHeader"/>
            </w:pPr>
            <w:r w:rsidRPr="00527E78">
              <w:t>Cases</w:t>
            </w:r>
          </w:p>
        </w:tc>
        <w:tc>
          <w:tcPr>
            <w:tcW w:w="6297" w:type="dxa"/>
            <w:gridSpan w:val="5"/>
            <w:tcBorders>
              <w:bottom w:val="single" w:sz="4" w:space="0" w:color="auto"/>
            </w:tcBorders>
            <w:shd w:val="clear" w:color="auto" w:fill="D5DCE4" w:themeFill="text2" w:themeFillTint="33"/>
            <w:noWrap/>
            <w:vAlign w:val="bottom"/>
          </w:tcPr>
          <w:p w:rsidR="00F82068" w:rsidRPr="00527E78" w:rsidRDefault="00F82068" w:rsidP="00B4614C">
            <w:pPr>
              <w:pStyle w:val="TableHeader"/>
            </w:pPr>
            <w:r w:rsidRPr="00527E78">
              <w:t>Errors (%)</w:t>
            </w:r>
          </w:p>
        </w:tc>
      </w:tr>
      <w:tr w:rsidR="00F82068" w:rsidRPr="00527E78" w:rsidTr="00B4614C">
        <w:trPr>
          <w:trHeight w:val="315"/>
          <w:jc w:val="center"/>
        </w:trPr>
        <w:tc>
          <w:tcPr>
            <w:tcW w:w="961" w:type="dxa"/>
            <w:shd w:val="clear" w:color="auto" w:fill="D9D9D9" w:themeFill="background1" w:themeFillShade="D9"/>
          </w:tcPr>
          <w:p w:rsidR="00F82068" w:rsidRPr="00527E78" w:rsidRDefault="00F82068" w:rsidP="00B4614C">
            <w:pPr>
              <w:pStyle w:val="TableHeader"/>
            </w:pPr>
            <w:r w:rsidRPr="00527E78">
              <w:t>ID</w:t>
            </w:r>
          </w:p>
        </w:tc>
        <w:tc>
          <w:tcPr>
            <w:tcW w:w="715" w:type="dxa"/>
            <w:shd w:val="clear" w:color="auto" w:fill="D9D9D9" w:themeFill="background1" w:themeFillShade="D9"/>
            <w:hideMark/>
          </w:tcPr>
          <w:p w:rsidR="00F82068" w:rsidRPr="00527E78" w:rsidRDefault="00F82068" w:rsidP="00B4614C">
            <w:pPr>
              <w:pStyle w:val="TableHeader"/>
            </w:pPr>
            <w:r w:rsidRPr="00527E78">
              <w:rPr>
                <w:i/>
              </w:rPr>
              <w:t>A</w:t>
            </w:r>
            <w:r w:rsidRPr="00527E78">
              <w:rPr>
                <w:vertAlign w:val="subscript"/>
              </w:rPr>
              <w:t>in</w:t>
            </w:r>
          </w:p>
          <w:p w:rsidR="00F82068" w:rsidRPr="00527E78" w:rsidRDefault="00F82068" w:rsidP="00B4614C">
            <w:pPr>
              <w:pStyle w:val="TableHeader"/>
            </w:pPr>
            <w:r w:rsidRPr="00527E78">
              <w:t>(m</w:t>
            </w:r>
            <w:r w:rsidRPr="00527E78">
              <w:rPr>
                <w:vertAlign w:val="superscript"/>
              </w:rPr>
              <w:t>2</w:t>
            </w:r>
            <w:r w:rsidRPr="00527E78">
              <w:t>)</w:t>
            </w:r>
          </w:p>
        </w:tc>
        <w:tc>
          <w:tcPr>
            <w:tcW w:w="714" w:type="dxa"/>
            <w:shd w:val="clear" w:color="auto" w:fill="D9D9D9" w:themeFill="background1" w:themeFillShade="D9"/>
            <w:hideMark/>
          </w:tcPr>
          <w:p w:rsidR="00F82068" w:rsidRPr="00527E78" w:rsidRDefault="00F82068" w:rsidP="00B4614C">
            <w:pPr>
              <w:pStyle w:val="TableHeader"/>
            </w:pPr>
            <w:r w:rsidRPr="00527E78">
              <w:rPr>
                <w:i/>
              </w:rPr>
              <w:t>W</w:t>
            </w:r>
          </w:p>
          <w:p w:rsidR="00F82068" w:rsidRPr="00527E78" w:rsidRDefault="00F82068" w:rsidP="00B4614C">
            <w:pPr>
              <w:pStyle w:val="TableHeader"/>
            </w:pPr>
            <w:r w:rsidRPr="00527E78">
              <w:t>(m)</w:t>
            </w:r>
          </w:p>
        </w:tc>
        <w:tc>
          <w:tcPr>
            <w:tcW w:w="714" w:type="dxa"/>
            <w:shd w:val="clear" w:color="auto" w:fill="D9D9D9" w:themeFill="background1" w:themeFillShade="D9"/>
            <w:hideMark/>
          </w:tcPr>
          <w:p w:rsidR="00F82068" w:rsidRPr="00527E78" w:rsidRDefault="00F82068" w:rsidP="00B4614C">
            <w:pPr>
              <w:pStyle w:val="TableHeader"/>
            </w:pPr>
            <w:r w:rsidRPr="00527E78">
              <w:rPr>
                <w:i/>
              </w:rPr>
              <w:t>D</w:t>
            </w:r>
          </w:p>
          <w:p w:rsidR="00F82068" w:rsidRPr="00527E78" w:rsidRDefault="00F82068" w:rsidP="00B4614C">
            <w:pPr>
              <w:pStyle w:val="TableHeader"/>
            </w:pPr>
            <w:r w:rsidRPr="00527E78">
              <w:t>(m)</w:t>
            </w:r>
          </w:p>
        </w:tc>
        <w:tc>
          <w:tcPr>
            <w:tcW w:w="714" w:type="dxa"/>
            <w:shd w:val="clear" w:color="auto" w:fill="D9D9D9" w:themeFill="background1" w:themeFillShade="D9"/>
            <w:hideMark/>
          </w:tcPr>
          <w:p w:rsidR="00F82068" w:rsidRPr="00527E78" w:rsidRDefault="00F82068" w:rsidP="00B4614C">
            <w:pPr>
              <w:pStyle w:val="TableHeader"/>
            </w:pPr>
            <w:r w:rsidRPr="00527E78">
              <w:rPr>
                <w:i/>
              </w:rPr>
              <w:t>H</w:t>
            </w:r>
          </w:p>
          <w:p w:rsidR="00F82068" w:rsidRPr="00527E78" w:rsidRDefault="00F82068" w:rsidP="00B4614C">
            <w:pPr>
              <w:pStyle w:val="TableHeader"/>
            </w:pPr>
            <w:r w:rsidRPr="00527E78">
              <w:t>(m)</w:t>
            </w:r>
          </w:p>
        </w:tc>
        <w:tc>
          <w:tcPr>
            <w:tcW w:w="883" w:type="dxa"/>
            <w:shd w:val="clear" w:color="auto" w:fill="D9D9D9" w:themeFill="background1" w:themeFillShade="D9"/>
          </w:tcPr>
          <w:p w:rsidR="00F82068" w:rsidRPr="00527E78" w:rsidRDefault="00F82068" w:rsidP="00B4614C">
            <w:pPr>
              <w:pStyle w:val="TableHeader"/>
            </w:pPr>
            <w:r w:rsidRPr="00527E78">
              <w:t>Jet velocity</w:t>
            </w:r>
          </w:p>
        </w:tc>
        <w:tc>
          <w:tcPr>
            <w:tcW w:w="1373" w:type="dxa"/>
            <w:shd w:val="clear" w:color="auto" w:fill="D9D9D9" w:themeFill="background1" w:themeFillShade="D9"/>
          </w:tcPr>
          <w:p w:rsidR="00F82068" w:rsidRPr="00527E78" w:rsidRDefault="00F82068" w:rsidP="00B4614C">
            <w:pPr>
              <w:pStyle w:val="TableHeader"/>
            </w:pPr>
            <w:r w:rsidRPr="00527E78">
              <w:t>Recirculation velocity</w:t>
            </w:r>
          </w:p>
        </w:tc>
        <w:tc>
          <w:tcPr>
            <w:tcW w:w="1373" w:type="dxa"/>
            <w:shd w:val="clear" w:color="auto" w:fill="D9D9D9" w:themeFill="background1" w:themeFillShade="D9"/>
          </w:tcPr>
          <w:p w:rsidR="00F82068" w:rsidRPr="00527E78" w:rsidRDefault="00F82068" w:rsidP="00B4614C">
            <w:pPr>
              <w:pStyle w:val="TableHeader"/>
            </w:pPr>
            <w:r w:rsidRPr="00527E78">
              <w:t>Recirculation flow rate</w:t>
            </w:r>
          </w:p>
        </w:tc>
        <w:tc>
          <w:tcPr>
            <w:tcW w:w="1295" w:type="dxa"/>
            <w:shd w:val="clear" w:color="auto" w:fill="D9D9D9" w:themeFill="background1" w:themeFillShade="D9"/>
          </w:tcPr>
          <w:p w:rsidR="00F82068" w:rsidRPr="00527E78" w:rsidRDefault="00F82068" w:rsidP="00B4614C">
            <w:pPr>
              <w:pStyle w:val="TableHeader"/>
            </w:pPr>
            <w:r w:rsidRPr="00527E78">
              <w:t>Jet temperature rise</w:t>
            </w:r>
          </w:p>
        </w:tc>
        <w:tc>
          <w:tcPr>
            <w:tcW w:w="1373" w:type="dxa"/>
            <w:shd w:val="clear" w:color="auto" w:fill="D9D9D9" w:themeFill="background1" w:themeFillShade="D9"/>
          </w:tcPr>
          <w:p w:rsidR="00F82068" w:rsidRPr="00527E78" w:rsidRDefault="00F82068" w:rsidP="00B4614C">
            <w:pPr>
              <w:pStyle w:val="TableHeader"/>
            </w:pPr>
            <w:r w:rsidRPr="00527E78">
              <w:t>Recirculation temperature rise</w:t>
            </w:r>
          </w:p>
        </w:tc>
      </w:tr>
      <w:tr w:rsidR="00F82068" w:rsidRPr="00527E78" w:rsidTr="00B4614C">
        <w:trPr>
          <w:trHeight w:val="315"/>
          <w:jc w:val="center"/>
        </w:trPr>
        <w:tc>
          <w:tcPr>
            <w:tcW w:w="961" w:type="dxa"/>
          </w:tcPr>
          <w:p w:rsidR="00F82068" w:rsidRPr="00527E78" w:rsidRDefault="00F82068" w:rsidP="00B4614C">
            <w:pPr>
              <w:pStyle w:val="TableText"/>
            </w:pPr>
            <w:r w:rsidRPr="00527E78">
              <w:t>1</w:t>
            </w:r>
          </w:p>
        </w:tc>
        <w:tc>
          <w:tcPr>
            <w:tcW w:w="715" w:type="dxa"/>
            <w:shd w:val="clear" w:color="auto" w:fill="auto"/>
            <w:noWrap/>
            <w:vAlign w:val="bottom"/>
            <w:hideMark/>
          </w:tcPr>
          <w:p w:rsidR="00F82068" w:rsidRPr="00527E78" w:rsidRDefault="00F82068" w:rsidP="00B4614C">
            <w:pPr>
              <w:pStyle w:val="TableText"/>
            </w:pPr>
            <w:r w:rsidRPr="00527E78">
              <w:t>0.25</w:t>
            </w:r>
          </w:p>
        </w:tc>
        <w:tc>
          <w:tcPr>
            <w:tcW w:w="714" w:type="dxa"/>
            <w:shd w:val="clear" w:color="auto" w:fill="auto"/>
            <w:noWrap/>
            <w:vAlign w:val="bottom"/>
            <w:hideMark/>
          </w:tcPr>
          <w:p w:rsidR="00F82068" w:rsidRPr="00527E78" w:rsidRDefault="00F82068" w:rsidP="00B4614C">
            <w:pPr>
              <w:pStyle w:val="TableText"/>
            </w:pPr>
            <w:r w:rsidRPr="00527E78">
              <w:t>6</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16</w:t>
            </w:r>
          </w:p>
        </w:tc>
        <w:tc>
          <w:tcPr>
            <w:tcW w:w="1373" w:type="dxa"/>
            <w:shd w:val="clear" w:color="auto" w:fill="auto"/>
            <w:noWrap/>
            <w:vAlign w:val="bottom"/>
            <w:hideMark/>
          </w:tcPr>
          <w:p w:rsidR="00F82068" w:rsidRPr="00527E78" w:rsidRDefault="00F82068" w:rsidP="00B4614C">
            <w:pPr>
              <w:pStyle w:val="TableText"/>
            </w:pPr>
            <w:r w:rsidRPr="00527E78">
              <w:t>45</w:t>
            </w:r>
          </w:p>
        </w:tc>
        <w:tc>
          <w:tcPr>
            <w:tcW w:w="1373" w:type="dxa"/>
            <w:shd w:val="clear" w:color="auto" w:fill="auto"/>
            <w:noWrap/>
            <w:vAlign w:val="bottom"/>
            <w:hideMark/>
          </w:tcPr>
          <w:p w:rsidR="00F82068" w:rsidRPr="00527E78" w:rsidRDefault="00F82068" w:rsidP="00B4614C">
            <w:pPr>
              <w:pStyle w:val="TableText"/>
            </w:pPr>
            <w:r w:rsidRPr="00527E78">
              <w:t>60</w:t>
            </w:r>
          </w:p>
        </w:tc>
        <w:tc>
          <w:tcPr>
            <w:tcW w:w="1295" w:type="dxa"/>
            <w:shd w:val="clear" w:color="auto" w:fill="auto"/>
            <w:noWrap/>
            <w:vAlign w:val="bottom"/>
            <w:hideMark/>
          </w:tcPr>
          <w:p w:rsidR="00F82068" w:rsidRPr="00527E78" w:rsidRDefault="00F82068" w:rsidP="00B4614C">
            <w:pPr>
              <w:pStyle w:val="TableText"/>
            </w:pPr>
            <w:r w:rsidRPr="00527E78">
              <w:t>1</w:t>
            </w:r>
          </w:p>
        </w:tc>
        <w:tc>
          <w:tcPr>
            <w:tcW w:w="1373" w:type="dxa"/>
            <w:shd w:val="clear" w:color="auto" w:fill="auto"/>
            <w:noWrap/>
            <w:vAlign w:val="bottom"/>
            <w:hideMark/>
          </w:tcPr>
          <w:p w:rsidR="00F82068" w:rsidRPr="00527E78" w:rsidRDefault="00F82068" w:rsidP="00B4614C">
            <w:pPr>
              <w:pStyle w:val="TableText"/>
            </w:pPr>
            <w:r w:rsidRPr="00527E78">
              <w:t>10</w:t>
            </w:r>
          </w:p>
        </w:tc>
      </w:tr>
      <w:tr w:rsidR="00F82068" w:rsidRPr="00527E78" w:rsidTr="00B4614C">
        <w:trPr>
          <w:trHeight w:val="315"/>
          <w:jc w:val="center"/>
        </w:trPr>
        <w:tc>
          <w:tcPr>
            <w:tcW w:w="961" w:type="dxa"/>
          </w:tcPr>
          <w:p w:rsidR="00F82068" w:rsidRPr="00527E78" w:rsidRDefault="00F82068" w:rsidP="00B4614C">
            <w:pPr>
              <w:pStyle w:val="TableText"/>
            </w:pPr>
            <w:r w:rsidRPr="00527E78">
              <w:t>2</w:t>
            </w:r>
          </w:p>
        </w:tc>
        <w:tc>
          <w:tcPr>
            <w:tcW w:w="715" w:type="dxa"/>
            <w:shd w:val="clear" w:color="auto" w:fill="auto"/>
            <w:noWrap/>
            <w:vAlign w:val="bottom"/>
            <w:hideMark/>
          </w:tcPr>
          <w:p w:rsidR="00F82068" w:rsidRPr="00527E78" w:rsidRDefault="00F82068" w:rsidP="00B4614C">
            <w:pPr>
              <w:pStyle w:val="TableText"/>
            </w:pPr>
            <w:r w:rsidRPr="00527E78">
              <w:t>0.25</w:t>
            </w:r>
          </w:p>
        </w:tc>
        <w:tc>
          <w:tcPr>
            <w:tcW w:w="714" w:type="dxa"/>
            <w:shd w:val="clear" w:color="auto" w:fill="auto"/>
            <w:noWrap/>
            <w:vAlign w:val="bottom"/>
            <w:hideMark/>
          </w:tcPr>
          <w:p w:rsidR="00F82068" w:rsidRPr="00527E78" w:rsidRDefault="00F82068" w:rsidP="00B4614C">
            <w:pPr>
              <w:pStyle w:val="TableText"/>
            </w:pPr>
            <w:r w:rsidRPr="00527E78">
              <w:t>11</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5</w:t>
            </w:r>
          </w:p>
        </w:tc>
        <w:tc>
          <w:tcPr>
            <w:tcW w:w="1373" w:type="dxa"/>
            <w:shd w:val="clear" w:color="auto" w:fill="auto"/>
            <w:noWrap/>
            <w:vAlign w:val="bottom"/>
            <w:hideMark/>
          </w:tcPr>
          <w:p w:rsidR="00F82068" w:rsidRPr="00527E78" w:rsidRDefault="00F82068" w:rsidP="00B4614C">
            <w:pPr>
              <w:pStyle w:val="TableText"/>
            </w:pPr>
            <w:r w:rsidRPr="00527E78">
              <w:t>43</w:t>
            </w:r>
          </w:p>
        </w:tc>
        <w:tc>
          <w:tcPr>
            <w:tcW w:w="1373" w:type="dxa"/>
            <w:shd w:val="clear" w:color="auto" w:fill="auto"/>
            <w:noWrap/>
            <w:vAlign w:val="bottom"/>
            <w:hideMark/>
          </w:tcPr>
          <w:p w:rsidR="00F82068" w:rsidRPr="00527E78" w:rsidRDefault="00F82068" w:rsidP="00B4614C">
            <w:pPr>
              <w:pStyle w:val="TableText"/>
            </w:pPr>
            <w:r w:rsidRPr="00527E78">
              <w:t>32</w:t>
            </w:r>
          </w:p>
        </w:tc>
        <w:tc>
          <w:tcPr>
            <w:tcW w:w="1295" w:type="dxa"/>
            <w:shd w:val="clear" w:color="auto" w:fill="auto"/>
            <w:noWrap/>
            <w:vAlign w:val="bottom"/>
            <w:hideMark/>
          </w:tcPr>
          <w:p w:rsidR="00F82068" w:rsidRPr="00527E78" w:rsidRDefault="00F82068" w:rsidP="00B4614C">
            <w:pPr>
              <w:pStyle w:val="TableText"/>
            </w:pPr>
            <w:r w:rsidRPr="00527E78">
              <w:t>5</w:t>
            </w:r>
          </w:p>
        </w:tc>
        <w:tc>
          <w:tcPr>
            <w:tcW w:w="1373" w:type="dxa"/>
            <w:shd w:val="clear" w:color="auto" w:fill="auto"/>
            <w:noWrap/>
            <w:vAlign w:val="bottom"/>
            <w:hideMark/>
          </w:tcPr>
          <w:p w:rsidR="00F82068" w:rsidRPr="00527E78" w:rsidRDefault="00F82068" w:rsidP="00B4614C">
            <w:pPr>
              <w:pStyle w:val="TableText"/>
            </w:pPr>
            <w:r w:rsidRPr="00527E78">
              <w:t>7</w:t>
            </w:r>
          </w:p>
        </w:tc>
      </w:tr>
      <w:tr w:rsidR="00F82068" w:rsidRPr="00527E78" w:rsidTr="00B4614C">
        <w:trPr>
          <w:trHeight w:val="315"/>
          <w:jc w:val="center"/>
        </w:trPr>
        <w:tc>
          <w:tcPr>
            <w:tcW w:w="961" w:type="dxa"/>
          </w:tcPr>
          <w:p w:rsidR="00F82068" w:rsidRPr="00527E78" w:rsidRDefault="00F82068" w:rsidP="00B4614C">
            <w:pPr>
              <w:pStyle w:val="TableText"/>
            </w:pPr>
            <w:r w:rsidRPr="00527E78">
              <w:t>3</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4.5</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2</w:t>
            </w:r>
          </w:p>
        </w:tc>
        <w:tc>
          <w:tcPr>
            <w:tcW w:w="1373" w:type="dxa"/>
            <w:shd w:val="clear" w:color="auto" w:fill="auto"/>
            <w:noWrap/>
            <w:vAlign w:val="bottom"/>
            <w:hideMark/>
          </w:tcPr>
          <w:p w:rsidR="00F82068" w:rsidRPr="00527E78" w:rsidRDefault="00F82068" w:rsidP="00B4614C">
            <w:pPr>
              <w:pStyle w:val="TableText"/>
            </w:pPr>
            <w:r w:rsidRPr="00527E78">
              <w:t>18</w:t>
            </w:r>
          </w:p>
        </w:tc>
        <w:tc>
          <w:tcPr>
            <w:tcW w:w="1373" w:type="dxa"/>
            <w:shd w:val="clear" w:color="auto" w:fill="auto"/>
            <w:noWrap/>
            <w:vAlign w:val="bottom"/>
            <w:hideMark/>
          </w:tcPr>
          <w:p w:rsidR="00F82068" w:rsidRPr="00527E78" w:rsidRDefault="00F82068" w:rsidP="00B4614C">
            <w:pPr>
              <w:pStyle w:val="TableText"/>
            </w:pPr>
            <w:r w:rsidRPr="00527E78">
              <w:t>27</w:t>
            </w:r>
          </w:p>
        </w:tc>
        <w:tc>
          <w:tcPr>
            <w:tcW w:w="1295" w:type="dxa"/>
            <w:shd w:val="clear" w:color="auto" w:fill="auto"/>
            <w:noWrap/>
            <w:vAlign w:val="bottom"/>
            <w:hideMark/>
          </w:tcPr>
          <w:p w:rsidR="00F82068" w:rsidRPr="00527E78" w:rsidRDefault="00F82068" w:rsidP="00B4614C">
            <w:pPr>
              <w:pStyle w:val="TableText"/>
            </w:pPr>
            <w:r w:rsidRPr="00527E78">
              <w:t>15</w:t>
            </w:r>
          </w:p>
        </w:tc>
        <w:tc>
          <w:tcPr>
            <w:tcW w:w="1373" w:type="dxa"/>
            <w:shd w:val="clear" w:color="auto" w:fill="auto"/>
            <w:noWrap/>
            <w:vAlign w:val="bottom"/>
            <w:hideMark/>
          </w:tcPr>
          <w:p w:rsidR="00F82068" w:rsidRPr="00527E78" w:rsidRDefault="00F82068" w:rsidP="00B4614C">
            <w:pPr>
              <w:pStyle w:val="TableText"/>
            </w:pPr>
            <w:r w:rsidRPr="00527E78">
              <w:t>2</w:t>
            </w:r>
          </w:p>
        </w:tc>
      </w:tr>
      <w:tr w:rsidR="00F82068" w:rsidRPr="00527E78" w:rsidTr="00B4614C">
        <w:trPr>
          <w:trHeight w:val="315"/>
          <w:jc w:val="center"/>
        </w:trPr>
        <w:tc>
          <w:tcPr>
            <w:tcW w:w="961" w:type="dxa"/>
          </w:tcPr>
          <w:p w:rsidR="00F82068" w:rsidRPr="00527E78" w:rsidRDefault="00F82068" w:rsidP="00B4614C">
            <w:pPr>
              <w:pStyle w:val="TableText"/>
            </w:pPr>
            <w:r w:rsidRPr="00527E78">
              <w:t>4</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6</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6</w:t>
            </w:r>
          </w:p>
        </w:tc>
        <w:tc>
          <w:tcPr>
            <w:tcW w:w="1373" w:type="dxa"/>
            <w:shd w:val="clear" w:color="auto" w:fill="auto"/>
            <w:noWrap/>
            <w:vAlign w:val="bottom"/>
            <w:hideMark/>
          </w:tcPr>
          <w:p w:rsidR="00F82068" w:rsidRPr="00527E78" w:rsidRDefault="00F82068" w:rsidP="00B4614C">
            <w:pPr>
              <w:pStyle w:val="TableText"/>
            </w:pPr>
            <w:r w:rsidRPr="00527E78">
              <w:t>32</w:t>
            </w:r>
          </w:p>
        </w:tc>
        <w:tc>
          <w:tcPr>
            <w:tcW w:w="1373" w:type="dxa"/>
            <w:shd w:val="clear" w:color="auto" w:fill="auto"/>
            <w:noWrap/>
            <w:vAlign w:val="bottom"/>
            <w:hideMark/>
          </w:tcPr>
          <w:p w:rsidR="00F82068" w:rsidRPr="00527E78" w:rsidRDefault="00F82068" w:rsidP="00B4614C">
            <w:pPr>
              <w:pStyle w:val="TableText"/>
            </w:pPr>
            <w:r w:rsidRPr="00527E78">
              <w:t>28</w:t>
            </w:r>
          </w:p>
        </w:tc>
        <w:tc>
          <w:tcPr>
            <w:tcW w:w="1295" w:type="dxa"/>
            <w:shd w:val="clear" w:color="auto" w:fill="auto"/>
            <w:noWrap/>
            <w:vAlign w:val="bottom"/>
            <w:hideMark/>
          </w:tcPr>
          <w:p w:rsidR="00F82068" w:rsidRPr="00527E78" w:rsidRDefault="00F82068" w:rsidP="00B4614C">
            <w:pPr>
              <w:pStyle w:val="TableText"/>
            </w:pPr>
            <w:r w:rsidRPr="00527E78">
              <w:t>7</w:t>
            </w:r>
          </w:p>
        </w:tc>
        <w:tc>
          <w:tcPr>
            <w:tcW w:w="1373" w:type="dxa"/>
            <w:shd w:val="clear" w:color="auto" w:fill="auto"/>
            <w:noWrap/>
            <w:vAlign w:val="bottom"/>
            <w:hideMark/>
          </w:tcPr>
          <w:p w:rsidR="00F82068" w:rsidRPr="00527E78" w:rsidRDefault="00F82068" w:rsidP="00B4614C">
            <w:pPr>
              <w:pStyle w:val="TableText"/>
            </w:pPr>
            <w:r w:rsidRPr="00527E78">
              <w:t>1</w:t>
            </w:r>
          </w:p>
        </w:tc>
      </w:tr>
      <w:tr w:rsidR="00F82068" w:rsidRPr="00527E78" w:rsidTr="00B4614C">
        <w:trPr>
          <w:trHeight w:val="315"/>
          <w:jc w:val="center"/>
        </w:trPr>
        <w:tc>
          <w:tcPr>
            <w:tcW w:w="961" w:type="dxa"/>
          </w:tcPr>
          <w:p w:rsidR="00F82068" w:rsidRPr="00527E78" w:rsidRDefault="00F82068" w:rsidP="00B4614C">
            <w:pPr>
              <w:pStyle w:val="TableText"/>
            </w:pPr>
            <w:r w:rsidRPr="00527E78">
              <w:lastRenderedPageBreak/>
              <w:t>5</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6</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7</w:t>
            </w:r>
          </w:p>
        </w:tc>
        <w:tc>
          <w:tcPr>
            <w:tcW w:w="1373" w:type="dxa"/>
            <w:shd w:val="clear" w:color="auto" w:fill="auto"/>
            <w:noWrap/>
            <w:vAlign w:val="bottom"/>
            <w:hideMark/>
          </w:tcPr>
          <w:p w:rsidR="00F82068" w:rsidRPr="00527E78" w:rsidRDefault="00F82068" w:rsidP="00B4614C">
            <w:pPr>
              <w:pStyle w:val="TableText"/>
            </w:pPr>
            <w:r w:rsidRPr="00527E78">
              <w:t>6</w:t>
            </w:r>
          </w:p>
        </w:tc>
        <w:tc>
          <w:tcPr>
            <w:tcW w:w="1373" w:type="dxa"/>
            <w:shd w:val="clear" w:color="auto" w:fill="auto"/>
            <w:noWrap/>
            <w:vAlign w:val="bottom"/>
            <w:hideMark/>
          </w:tcPr>
          <w:p w:rsidR="00F82068" w:rsidRPr="00527E78" w:rsidRDefault="00F82068" w:rsidP="00B4614C">
            <w:pPr>
              <w:pStyle w:val="TableText"/>
            </w:pPr>
            <w:r w:rsidRPr="00527E78">
              <w:t>21</w:t>
            </w:r>
          </w:p>
        </w:tc>
        <w:tc>
          <w:tcPr>
            <w:tcW w:w="1295" w:type="dxa"/>
            <w:shd w:val="clear" w:color="auto" w:fill="auto"/>
            <w:noWrap/>
            <w:vAlign w:val="bottom"/>
            <w:hideMark/>
          </w:tcPr>
          <w:p w:rsidR="00F82068" w:rsidRPr="00527E78" w:rsidRDefault="00F82068" w:rsidP="00B4614C">
            <w:pPr>
              <w:pStyle w:val="TableText"/>
            </w:pPr>
            <w:r w:rsidRPr="00527E78">
              <w:t>7</w:t>
            </w:r>
          </w:p>
        </w:tc>
        <w:tc>
          <w:tcPr>
            <w:tcW w:w="1373" w:type="dxa"/>
            <w:shd w:val="clear" w:color="auto" w:fill="auto"/>
            <w:noWrap/>
            <w:vAlign w:val="bottom"/>
            <w:hideMark/>
          </w:tcPr>
          <w:p w:rsidR="00F82068" w:rsidRPr="00527E78" w:rsidRDefault="00F82068" w:rsidP="00B4614C">
            <w:pPr>
              <w:pStyle w:val="TableText"/>
            </w:pPr>
            <w:r w:rsidRPr="00527E78">
              <w:t>0</w:t>
            </w:r>
          </w:p>
        </w:tc>
      </w:tr>
      <w:tr w:rsidR="00F82068" w:rsidRPr="00527E78" w:rsidTr="00B4614C">
        <w:trPr>
          <w:trHeight w:val="315"/>
          <w:jc w:val="center"/>
        </w:trPr>
        <w:tc>
          <w:tcPr>
            <w:tcW w:w="961" w:type="dxa"/>
          </w:tcPr>
          <w:p w:rsidR="00F82068" w:rsidRPr="00527E78" w:rsidRDefault="00F82068" w:rsidP="00B4614C">
            <w:pPr>
              <w:pStyle w:val="TableText"/>
            </w:pPr>
            <w:r w:rsidRPr="00527E78">
              <w:t>6</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10</w:t>
            </w:r>
          </w:p>
        </w:tc>
        <w:tc>
          <w:tcPr>
            <w:tcW w:w="1373" w:type="dxa"/>
            <w:shd w:val="clear" w:color="auto" w:fill="auto"/>
            <w:noWrap/>
            <w:vAlign w:val="bottom"/>
            <w:hideMark/>
          </w:tcPr>
          <w:p w:rsidR="00F82068" w:rsidRPr="00527E78" w:rsidRDefault="00F82068" w:rsidP="00B4614C">
            <w:pPr>
              <w:pStyle w:val="TableText"/>
            </w:pPr>
            <w:r w:rsidRPr="00527E78">
              <w:t>4</w:t>
            </w:r>
          </w:p>
        </w:tc>
        <w:tc>
          <w:tcPr>
            <w:tcW w:w="1373" w:type="dxa"/>
            <w:shd w:val="clear" w:color="auto" w:fill="auto"/>
            <w:noWrap/>
            <w:vAlign w:val="bottom"/>
            <w:hideMark/>
          </w:tcPr>
          <w:p w:rsidR="00F82068" w:rsidRPr="00527E78" w:rsidRDefault="00F82068" w:rsidP="00B4614C">
            <w:pPr>
              <w:pStyle w:val="TableText"/>
            </w:pPr>
            <w:r w:rsidRPr="00527E78">
              <w:t>6</w:t>
            </w:r>
          </w:p>
        </w:tc>
        <w:tc>
          <w:tcPr>
            <w:tcW w:w="1295" w:type="dxa"/>
            <w:shd w:val="clear" w:color="auto" w:fill="auto"/>
            <w:noWrap/>
            <w:vAlign w:val="bottom"/>
            <w:hideMark/>
          </w:tcPr>
          <w:p w:rsidR="00F82068" w:rsidRPr="00527E78" w:rsidRDefault="00F82068" w:rsidP="00B4614C">
            <w:pPr>
              <w:pStyle w:val="TableText"/>
            </w:pPr>
            <w:r w:rsidRPr="00527E78">
              <w:t>15</w:t>
            </w:r>
          </w:p>
        </w:tc>
        <w:tc>
          <w:tcPr>
            <w:tcW w:w="1373" w:type="dxa"/>
            <w:shd w:val="clear" w:color="auto" w:fill="auto"/>
            <w:noWrap/>
            <w:vAlign w:val="bottom"/>
            <w:hideMark/>
          </w:tcPr>
          <w:p w:rsidR="00F82068" w:rsidRPr="00527E78" w:rsidRDefault="00F82068" w:rsidP="00B4614C">
            <w:pPr>
              <w:pStyle w:val="TableText"/>
            </w:pPr>
            <w:r w:rsidRPr="00527E78">
              <w:t>17</w:t>
            </w:r>
          </w:p>
        </w:tc>
      </w:tr>
      <w:tr w:rsidR="00F82068" w:rsidRPr="00527E78" w:rsidTr="00B4614C">
        <w:trPr>
          <w:trHeight w:val="315"/>
          <w:jc w:val="center"/>
        </w:trPr>
        <w:tc>
          <w:tcPr>
            <w:tcW w:w="961" w:type="dxa"/>
          </w:tcPr>
          <w:p w:rsidR="00F82068" w:rsidRPr="00527E78" w:rsidRDefault="00F82068" w:rsidP="00B4614C">
            <w:pPr>
              <w:pStyle w:val="TableText"/>
            </w:pPr>
            <w:r w:rsidRPr="00527E78">
              <w:t>7</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11</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6</w:t>
            </w:r>
          </w:p>
        </w:tc>
        <w:tc>
          <w:tcPr>
            <w:tcW w:w="1373" w:type="dxa"/>
            <w:shd w:val="clear" w:color="auto" w:fill="auto"/>
            <w:noWrap/>
            <w:vAlign w:val="bottom"/>
            <w:hideMark/>
          </w:tcPr>
          <w:p w:rsidR="00F82068" w:rsidRPr="00527E78" w:rsidRDefault="00F82068" w:rsidP="00B4614C">
            <w:pPr>
              <w:pStyle w:val="TableText"/>
            </w:pPr>
            <w:r w:rsidRPr="00527E78">
              <w:t>7</w:t>
            </w:r>
          </w:p>
        </w:tc>
        <w:tc>
          <w:tcPr>
            <w:tcW w:w="1373" w:type="dxa"/>
            <w:shd w:val="clear" w:color="auto" w:fill="auto"/>
            <w:noWrap/>
            <w:vAlign w:val="bottom"/>
            <w:hideMark/>
          </w:tcPr>
          <w:p w:rsidR="00F82068" w:rsidRPr="00527E78" w:rsidRDefault="00F82068" w:rsidP="00B4614C">
            <w:pPr>
              <w:pStyle w:val="TableText"/>
            </w:pPr>
            <w:r w:rsidRPr="00527E78">
              <w:t>0</w:t>
            </w:r>
          </w:p>
        </w:tc>
        <w:tc>
          <w:tcPr>
            <w:tcW w:w="1295" w:type="dxa"/>
            <w:shd w:val="clear" w:color="auto" w:fill="auto"/>
            <w:noWrap/>
            <w:vAlign w:val="bottom"/>
            <w:hideMark/>
          </w:tcPr>
          <w:p w:rsidR="00F82068" w:rsidRPr="00527E78" w:rsidRDefault="00F82068" w:rsidP="00B4614C">
            <w:pPr>
              <w:pStyle w:val="TableText"/>
            </w:pPr>
            <w:r w:rsidRPr="00527E78">
              <w:t>14</w:t>
            </w:r>
          </w:p>
        </w:tc>
        <w:tc>
          <w:tcPr>
            <w:tcW w:w="1373" w:type="dxa"/>
            <w:shd w:val="clear" w:color="auto" w:fill="auto"/>
            <w:noWrap/>
            <w:vAlign w:val="bottom"/>
            <w:hideMark/>
          </w:tcPr>
          <w:p w:rsidR="00F82068" w:rsidRPr="00527E78" w:rsidRDefault="00F82068" w:rsidP="00B4614C">
            <w:pPr>
              <w:pStyle w:val="TableText"/>
            </w:pPr>
            <w:r w:rsidRPr="00527E78">
              <w:t>20</w:t>
            </w:r>
          </w:p>
        </w:tc>
      </w:tr>
      <w:tr w:rsidR="00F82068" w:rsidRPr="00527E78" w:rsidTr="00B4614C">
        <w:trPr>
          <w:trHeight w:val="315"/>
          <w:jc w:val="center"/>
        </w:trPr>
        <w:tc>
          <w:tcPr>
            <w:tcW w:w="961" w:type="dxa"/>
          </w:tcPr>
          <w:p w:rsidR="00F82068" w:rsidRPr="00527E78" w:rsidRDefault="00F82068" w:rsidP="00B4614C">
            <w:pPr>
              <w:pStyle w:val="TableText"/>
            </w:pPr>
            <w:r w:rsidRPr="00527E78">
              <w:t>8</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13.5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14</w:t>
            </w:r>
          </w:p>
        </w:tc>
        <w:tc>
          <w:tcPr>
            <w:tcW w:w="1373" w:type="dxa"/>
            <w:shd w:val="clear" w:color="auto" w:fill="auto"/>
            <w:noWrap/>
            <w:vAlign w:val="bottom"/>
            <w:hideMark/>
          </w:tcPr>
          <w:p w:rsidR="00F82068" w:rsidRPr="00527E78" w:rsidRDefault="00F82068" w:rsidP="00B4614C">
            <w:pPr>
              <w:pStyle w:val="TableText"/>
            </w:pPr>
            <w:r w:rsidRPr="00527E78">
              <w:t>9</w:t>
            </w:r>
          </w:p>
        </w:tc>
        <w:tc>
          <w:tcPr>
            <w:tcW w:w="1373" w:type="dxa"/>
            <w:shd w:val="clear" w:color="auto" w:fill="auto"/>
            <w:noWrap/>
            <w:vAlign w:val="bottom"/>
            <w:hideMark/>
          </w:tcPr>
          <w:p w:rsidR="00F82068" w:rsidRPr="00527E78" w:rsidRDefault="00F82068" w:rsidP="00B4614C">
            <w:pPr>
              <w:pStyle w:val="TableText"/>
            </w:pPr>
            <w:r w:rsidRPr="00527E78">
              <w:t>5</w:t>
            </w:r>
          </w:p>
        </w:tc>
        <w:tc>
          <w:tcPr>
            <w:tcW w:w="1295" w:type="dxa"/>
            <w:shd w:val="clear" w:color="auto" w:fill="auto"/>
            <w:noWrap/>
            <w:vAlign w:val="bottom"/>
            <w:hideMark/>
          </w:tcPr>
          <w:p w:rsidR="00F82068" w:rsidRPr="00527E78" w:rsidRDefault="00F82068" w:rsidP="00B4614C">
            <w:pPr>
              <w:pStyle w:val="TableText"/>
            </w:pPr>
            <w:r w:rsidRPr="00527E78">
              <w:t>21</w:t>
            </w:r>
          </w:p>
        </w:tc>
        <w:tc>
          <w:tcPr>
            <w:tcW w:w="1373" w:type="dxa"/>
            <w:shd w:val="clear" w:color="auto" w:fill="auto"/>
            <w:noWrap/>
            <w:vAlign w:val="bottom"/>
            <w:hideMark/>
          </w:tcPr>
          <w:p w:rsidR="00F82068" w:rsidRPr="00527E78" w:rsidRDefault="00F82068" w:rsidP="00B4614C">
            <w:pPr>
              <w:pStyle w:val="TableText"/>
            </w:pPr>
            <w:r w:rsidRPr="00527E78">
              <w:t>2</w:t>
            </w:r>
          </w:p>
        </w:tc>
      </w:tr>
      <w:tr w:rsidR="00F82068" w:rsidRPr="00527E78" w:rsidTr="00B4614C">
        <w:trPr>
          <w:trHeight w:val="315"/>
          <w:jc w:val="center"/>
        </w:trPr>
        <w:tc>
          <w:tcPr>
            <w:tcW w:w="961" w:type="dxa"/>
          </w:tcPr>
          <w:p w:rsidR="00F82068" w:rsidRPr="00527E78" w:rsidRDefault="00F82068" w:rsidP="00B4614C">
            <w:pPr>
              <w:pStyle w:val="TableText"/>
            </w:pPr>
            <w:r w:rsidRPr="00527E78">
              <w:t>9</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13.5</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10</w:t>
            </w:r>
          </w:p>
        </w:tc>
        <w:tc>
          <w:tcPr>
            <w:tcW w:w="1373" w:type="dxa"/>
            <w:shd w:val="clear" w:color="auto" w:fill="auto"/>
            <w:noWrap/>
            <w:vAlign w:val="bottom"/>
            <w:hideMark/>
          </w:tcPr>
          <w:p w:rsidR="00F82068" w:rsidRPr="00527E78" w:rsidRDefault="00F82068" w:rsidP="00B4614C">
            <w:pPr>
              <w:pStyle w:val="TableText"/>
            </w:pPr>
            <w:r w:rsidRPr="00527E78">
              <w:t>11</w:t>
            </w:r>
          </w:p>
        </w:tc>
        <w:tc>
          <w:tcPr>
            <w:tcW w:w="1373" w:type="dxa"/>
            <w:shd w:val="clear" w:color="auto" w:fill="auto"/>
            <w:noWrap/>
            <w:vAlign w:val="bottom"/>
            <w:hideMark/>
          </w:tcPr>
          <w:p w:rsidR="00F82068" w:rsidRPr="00527E78" w:rsidRDefault="00F82068" w:rsidP="00B4614C">
            <w:pPr>
              <w:pStyle w:val="TableText"/>
            </w:pPr>
            <w:r w:rsidRPr="00527E78">
              <w:t>17</w:t>
            </w:r>
          </w:p>
        </w:tc>
        <w:tc>
          <w:tcPr>
            <w:tcW w:w="1295" w:type="dxa"/>
            <w:shd w:val="clear" w:color="auto" w:fill="auto"/>
            <w:noWrap/>
            <w:vAlign w:val="bottom"/>
            <w:hideMark/>
          </w:tcPr>
          <w:p w:rsidR="00F82068" w:rsidRPr="00527E78" w:rsidRDefault="00F82068" w:rsidP="00B4614C">
            <w:pPr>
              <w:pStyle w:val="TableText"/>
            </w:pPr>
            <w:r w:rsidRPr="00527E78">
              <w:t>7</w:t>
            </w:r>
          </w:p>
        </w:tc>
        <w:tc>
          <w:tcPr>
            <w:tcW w:w="1373" w:type="dxa"/>
            <w:shd w:val="clear" w:color="auto" w:fill="auto"/>
            <w:noWrap/>
            <w:vAlign w:val="bottom"/>
            <w:hideMark/>
          </w:tcPr>
          <w:p w:rsidR="00F82068" w:rsidRPr="00527E78" w:rsidRDefault="00F82068" w:rsidP="00B4614C">
            <w:pPr>
              <w:pStyle w:val="TableText"/>
            </w:pPr>
            <w:r w:rsidRPr="00527E78">
              <w:t>8</w:t>
            </w:r>
          </w:p>
        </w:tc>
      </w:tr>
      <w:tr w:rsidR="00F82068" w:rsidRPr="00527E78" w:rsidTr="00B4614C">
        <w:trPr>
          <w:trHeight w:val="315"/>
          <w:jc w:val="center"/>
        </w:trPr>
        <w:tc>
          <w:tcPr>
            <w:tcW w:w="961" w:type="dxa"/>
          </w:tcPr>
          <w:p w:rsidR="00F82068" w:rsidRPr="00527E78" w:rsidRDefault="00F82068" w:rsidP="00B4614C">
            <w:pPr>
              <w:pStyle w:val="TableText"/>
            </w:pPr>
            <w:r w:rsidRPr="00527E78">
              <w:t>10</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18</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10</w:t>
            </w:r>
          </w:p>
        </w:tc>
        <w:tc>
          <w:tcPr>
            <w:tcW w:w="1373" w:type="dxa"/>
            <w:shd w:val="clear" w:color="auto" w:fill="auto"/>
            <w:noWrap/>
            <w:vAlign w:val="bottom"/>
            <w:hideMark/>
          </w:tcPr>
          <w:p w:rsidR="00F82068" w:rsidRPr="00527E78" w:rsidRDefault="00F82068" w:rsidP="00B4614C">
            <w:pPr>
              <w:pStyle w:val="TableText"/>
            </w:pPr>
            <w:r w:rsidRPr="00527E78">
              <w:t>25</w:t>
            </w:r>
          </w:p>
        </w:tc>
        <w:tc>
          <w:tcPr>
            <w:tcW w:w="1373" w:type="dxa"/>
            <w:shd w:val="clear" w:color="auto" w:fill="auto"/>
            <w:noWrap/>
            <w:vAlign w:val="bottom"/>
            <w:hideMark/>
          </w:tcPr>
          <w:p w:rsidR="00F82068" w:rsidRPr="00527E78" w:rsidRDefault="00F82068" w:rsidP="00B4614C">
            <w:pPr>
              <w:pStyle w:val="TableText"/>
            </w:pPr>
            <w:r w:rsidRPr="00527E78">
              <w:t>29</w:t>
            </w:r>
          </w:p>
        </w:tc>
        <w:tc>
          <w:tcPr>
            <w:tcW w:w="1295" w:type="dxa"/>
            <w:shd w:val="clear" w:color="auto" w:fill="auto"/>
            <w:noWrap/>
            <w:vAlign w:val="bottom"/>
            <w:hideMark/>
          </w:tcPr>
          <w:p w:rsidR="00F82068" w:rsidRPr="00527E78" w:rsidRDefault="00F82068" w:rsidP="00B4614C">
            <w:pPr>
              <w:pStyle w:val="TableText"/>
            </w:pPr>
            <w:r w:rsidRPr="00527E78">
              <w:t>8</w:t>
            </w:r>
          </w:p>
        </w:tc>
        <w:tc>
          <w:tcPr>
            <w:tcW w:w="1373" w:type="dxa"/>
            <w:shd w:val="clear" w:color="auto" w:fill="auto"/>
            <w:noWrap/>
            <w:vAlign w:val="bottom"/>
            <w:hideMark/>
          </w:tcPr>
          <w:p w:rsidR="00F82068" w:rsidRPr="00527E78" w:rsidRDefault="00F82068" w:rsidP="00B4614C">
            <w:pPr>
              <w:pStyle w:val="TableText"/>
            </w:pPr>
            <w:r w:rsidRPr="00527E78">
              <w:t>3</w:t>
            </w:r>
          </w:p>
        </w:tc>
      </w:tr>
      <w:tr w:rsidR="00F82068" w:rsidRPr="00527E78" w:rsidTr="00B4614C">
        <w:trPr>
          <w:trHeight w:val="315"/>
          <w:jc w:val="center"/>
        </w:trPr>
        <w:tc>
          <w:tcPr>
            <w:tcW w:w="961" w:type="dxa"/>
          </w:tcPr>
          <w:p w:rsidR="00F82068" w:rsidRPr="00527E78" w:rsidRDefault="00F82068" w:rsidP="00B4614C">
            <w:pPr>
              <w:pStyle w:val="TableText"/>
            </w:pPr>
            <w:r w:rsidRPr="00527E78">
              <w:t>11</w:t>
            </w:r>
          </w:p>
        </w:tc>
        <w:tc>
          <w:tcPr>
            <w:tcW w:w="715" w:type="dxa"/>
            <w:shd w:val="clear" w:color="auto" w:fill="auto"/>
            <w:noWrap/>
            <w:vAlign w:val="bottom"/>
            <w:hideMark/>
          </w:tcPr>
          <w:p w:rsidR="00F82068" w:rsidRPr="00527E78" w:rsidRDefault="00F82068" w:rsidP="00B4614C">
            <w:pPr>
              <w:pStyle w:val="TableText"/>
            </w:pPr>
            <w:r w:rsidRPr="00527E78">
              <w:t>0.5</w:t>
            </w:r>
          </w:p>
        </w:tc>
        <w:tc>
          <w:tcPr>
            <w:tcW w:w="714" w:type="dxa"/>
            <w:shd w:val="clear" w:color="auto" w:fill="auto"/>
            <w:noWrap/>
            <w:vAlign w:val="bottom"/>
            <w:hideMark/>
          </w:tcPr>
          <w:p w:rsidR="00F82068" w:rsidRPr="00527E78" w:rsidRDefault="00F82068" w:rsidP="00B4614C">
            <w:pPr>
              <w:pStyle w:val="TableText"/>
            </w:pPr>
            <w:r w:rsidRPr="00527E78">
              <w:t>13.5</w:t>
            </w:r>
          </w:p>
        </w:tc>
        <w:tc>
          <w:tcPr>
            <w:tcW w:w="714" w:type="dxa"/>
            <w:shd w:val="clear" w:color="auto" w:fill="auto"/>
            <w:noWrap/>
            <w:vAlign w:val="bottom"/>
            <w:hideMark/>
          </w:tcPr>
          <w:p w:rsidR="00F82068" w:rsidRPr="00527E78" w:rsidRDefault="00F82068" w:rsidP="00B4614C">
            <w:pPr>
              <w:pStyle w:val="TableText"/>
            </w:pPr>
            <w:r w:rsidRPr="00527E78">
              <w:t>18</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8</w:t>
            </w:r>
          </w:p>
        </w:tc>
        <w:tc>
          <w:tcPr>
            <w:tcW w:w="1373" w:type="dxa"/>
            <w:shd w:val="clear" w:color="auto" w:fill="auto"/>
            <w:noWrap/>
            <w:vAlign w:val="bottom"/>
            <w:hideMark/>
          </w:tcPr>
          <w:p w:rsidR="00F82068" w:rsidRPr="00527E78" w:rsidRDefault="00F82068" w:rsidP="00B4614C">
            <w:pPr>
              <w:pStyle w:val="TableText"/>
            </w:pPr>
            <w:r w:rsidRPr="00527E78">
              <w:t>2</w:t>
            </w:r>
          </w:p>
        </w:tc>
        <w:tc>
          <w:tcPr>
            <w:tcW w:w="1373" w:type="dxa"/>
            <w:shd w:val="clear" w:color="auto" w:fill="auto"/>
            <w:noWrap/>
            <w:vAlign w:val="bottom"/>
            <w:hideMark/>
          </w:tcPr>
          <w:p w:rsidR="00F82068" w:rsidRPr="00527E78" w:rsidRDefault="00F82068" w:rsidP="00B4614C">
            <w:pPr>
              <w:pStyle w:val="TableText"/>
            </w:pPr>
            <w:r w:rsidRPr="00527E78">
              <w:t>23</w:t>
            </w:r>
          </w:p>
        </w:tc>
        <w:tc>
          <w:tcPr>
            <w:tcW w:w="1295" w:type="dxa"/>
            <w:shd w:val="clear" w:color="auto" w:fill="auto"/>
            <w:noWrap/>
            <w:vAlign w:val="bottom"/>
            <w:hideMark/>
          </w:tcPr>
          <w:p w:rsidR="00F82068" w:rsidRPr="00527E78" w:rsidRDefault="00F82068" w:rsidP="00B4614C">
            <w:pPr>
              <w:pStyle w:val="TableText"/>
            </w:pPr>
            <w:r w:rsidRPr="00527E78">
              <w:t>9</w:t>
            </w:r>
          </w:p>
        </w:tc>
        <w:tc>
          <w:tcPr>
            <w:tcW w:w="1373" w:type="dxa"/>
            <w:shd w:val="clear" w:color="auto" w:fill="auto"/>
            <w:noWrap/>
            <w:vAlign w:val="bottom"/>
            <w:hideMark/>
          </w:tcPr>
          <w:p w:rsidR="00F82068" w:rsidRPr="00527E78" w:rsidRDefault="00F82068" w:rsidP="00B4614C">
            <w:pPr>
              <w:pStyle w:val="TableText"/>
            </w:pPr>
            <w:r w:rsidRPr="00527E78">
              <w:t>6</w:t>
            </w:r>
          </w:p>
        </w:tc>
      </w:tr>
      <w:tr w:rsidR="00F82068" w:rsidRPr="00527E78" w:rsidTr="00B4614C">
        <w:trPr>
          <w:trHeight w:val="315"/>
          <w:jc w:val="center"/>
        </w:trPr>
        <w:tc>
          <w:tcPr>
            <w:tcW w:w="961" w:type="dxa"/>
          </w:tcPr>
          <w:p w:rsidR="00F82068" w:rsidRPr="00527E78" w:rsidRDefault="00F82068" w:rsidP="00B4614C">
            <w:pPr>
              <w:pStyle w:val="TableText"/>
            </w:pPr>
            <w:r w:rsidRPr="00527E78">
              <w:t>12</w:t>
            </w:r>
          </w:p>
        </w:tc>
        <w:tc>
          <w:tcPr>
            <w:tcW w:w="715" w:type="dxa"/>
            <w:shd w:val="clear" w:color="auto" w:fill="auto"/>
            <w:noWrap/>
            <w:vAlign w:val="bottom"/>
            <w:hideMark/>
          </w:tcPr>
          <w:p w:rsidR="00F82068" w:rsidRPr="00527E78" w:rsidRDefault="00F82068" w:rsidP="00B4614C">
            <w:pPr>
              <w:pStyle w:val="TableText"/>
            </w:pPr>
            <w:r w:rsidRPr="00527E78">
              <w:t>1</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2</w:t>
            </w:r>
          </w:p>
        </w:tc>
        <w:tc>
          <w:tcPr>
            <w:tcW w:w="1373" w:type="dxa"/>
            <w:shd w:val="clear" w:color="auto" w:fill="auto"/>
            <w:noWrap/>
            <w:vAlign w:val="bottom"/>
            <w:hideMark/>
          </w:tcPr>
          <w:p w:rsidR="00F82068" w:rsidRPr="00527E78" w:rsidRDefault="00F82068" w:rsidP="00B4614C">
            <w:pPr>
              <w:pStyle w:val="TableText"/>
            </w:pPr>
            <w:r w:rsidRPr="00527E78">
              <w:t>5</w:t>
            </w:r>
          </w:p>
        </w:tc>
        <w:tc>
          <w:tcPr>
            <w:tcW w:w="1373" w:type="dxa"/>
            <w:shd w:val="clear" w:color="auto" w:fill="auto"/>
            <w:noWrap/>
            <w:vAlign w:val="bottom"/>
            <w:hideMark/>
          </w:tcPr>
          <w:p w:rsidR="00F82068" w:rsidRPr="00527E78" w:rsidRDefault="00F82068" w:rsidP="00B4614C">
            <w:pPr>
              <w:pStyle w:val="TableText"/>
            </w:pPr>
            <w:r w:rsidRPr="00527E78">
              <w:t>3</w:t>
            </w:r>
          </w:p>
        </w:tc>
        <w:tc>
          <w:tcPr>
            <w:tcW w:w="1295" w:type="dxa"/>
            <w:shd w:val="clear" w:color="auto" w:fill="auto"/>
            <w:noWrap/>
            <w:vAlign w:val="bottom"/>
            <w:hideMark/>
          </w:tcPr>
          <w:p w:rsidR="00F82068" w:rsidRPr="00527E78" w:rsidRDefault="00F82068" w:rsidP="00B4614C">
            <w:pPr>
              <w:pStyle w:val="TableText"/>
            </w:pPr>
            <w:r w:rsidRPr="00527E78">
              <w:t>3</w:t>
            </w:r>
          </w:p>
        </w:tc>
        <w:tc>
          <w:tcPr>
            <w:tcW w:w="1373" w:type="dxa"/>
            <w:shd w:val="clear" w:color="auto" w:fill="auto"/>
            <w:noWrap/>
            <w:vAlign w:val="bottom"/>
            <w:hideMark/>
          </w:tcPr>
          <w:p w:rsidR="00F82068" w:rsidRPr="00527E78" w:rsidRDefault="00F82068" w:rsidP="00B4614C">
            <w:pPr>
              <w:pStyle w:val="TableText"/>
            </w:pPr>
            <w:r w:rsidRPr="00527E78">
              <w:t>4</w:t>
            </w:r>
          </w:p>
        </w:tc>
      </w:tr>
      <w:tr w:rsidR="00F82068" w:rsidRPr="00527E78" w:rsidTr="00B4614C">
        <w:trPr>
          <w:trHeight w:val="315"/>
          <w:jc w:val="center"/>
        </w:trPr>
        <w:tc>
          <w:tcPr>
            <w:tcW w:w="961" w:type="dxa"/>
          </w:tcPr>
          <w:p w:rsidR="00F82068" w:rsidRPr="00527E78" w:rsidRDefault="00F82068" w:rsidP="00B4614C">
            <w:pPr>
              <w:pStyle w:val="TableText"/>
            </w:pPr>
            <w:r w:rsidRPr="00527E78">
              <w:t>13</w:t>
            </w:r>
          </w:p>
        </w:tc>
        <w:tc>
          <w:tcPr>
            <w:tcW w:w="715" w:type="dxa"/>
            <w:shd w:val="clear" w:color="auto" w:fill="auto"/>
            <w:noWrap/>
            <w:vAlign w:val="bottom"/>
            <w:hideMark/>
          </w:tcPr>
          <w:p w:rsidR="00F82068" w:rsidRPr="00527E78" w:rsidRDefault="00F82068" w:rsidP="00B4614C">
            <w:pPr>
              <w:pStyle w:val="TableText"/>
            </w:pPr>
            <w:r w:rsidRPr="00527E78">
              <w:t>1</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13.5</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8</w:t>
            </w:r>
          </w:p>
        </w:tc>
        <w:tc>
          <w:tcPr>
            <w:tcW w:w="1373" w:type="dxa"/>
            <w:shd w:val="clear" w:color="auto" w:fill="auto"/>
            <w:noWrap/>
            <w:vAlign w:val="bottom"/>
            <w:hideMark/>
          </w:tcPr>
          <w:p w:rsidR="00F82068" w:rsidRPr="00527E78" w:rsidRDefault="00F82068" w:rsidP="00B4614C">
            <w:pPr>
              <w:pStyle w:val="TableText"/>
            </w:pPr>
            <w:r w:rsidRPr="00527E78">
              <w:t>10</w:t>
            </w:r>
          </w:p>
        </w:tc>
        <w:tc>
          <w:tcPr>
            <w:tcW w:w="1373" w:type="dxa"/>
            <w:shd w:val="clear" w:color="auto" w:fill="auto"/>
            <w:noWrap/>
            <w:vAlign w:val="bottom"/>
            <w:hideMark/>
          </w:tcPr>
          <w:p w:rsidR="00F82068" w:rsidRPr="00527E78" w:rsidRDefault="00F82068" w:rsidP="00B4614C">
            <w:pPr>
              <w:pStyle w:val="TableText"/>
            </w:pPr>
            <w:r w:rsidRPr="00527E78">
              <w:t>10</w:t>
            </w:r>
          </w:p>
        </w:tc>
        <w:tc>
          <w:tcPr>
            <w:tcW w:w="1295" w:type="dxa"/>
            <w:shd w:val="clear" w:color="auto" w:fill="auto"/>
            <w:noWrap/>
            <w:vAlign w:val="bottom"/>
            <w:hideMark/>
          </w:tcPr>
          <w:p w:rsidR="00F82068" w:rsidRPr="00527E78" w:rsidRDefault="00F82068" w:rsidP="00B4614C">
            <w:pPr>
              <w:pStyle w:val="TableText"/>
            </w:pPr>
            <w:r w:rsidRPr="00527E78">
              <w:t>3</w:t>
            </w:r>
          </w:p>
        </w:tc>
        <w:tc>
          <w:tcPr>
            <w:tcW w:w="1373" w:type="dxa"/>
            <w:shd w:val="clear" w:color="auto" w:fill="auto"/>
            <w:noWrap/>
            <w:vAlign w:val="bottom"/>
            <w:hideMark/>
          </w:tcPr>
          <w:p w:rsidR="00F82068" w:rsidRPr="00527E78" w:rsidRDefault="00F82068" w:rsidP="00B4614C">
            <w:pPr>
              <w:pStyle w:val="TableText"/>
            </w:pPr>
            <w:r w:rsidRPr="00527E78">
              <w:t>6</w:t>
            </w:r>
          </w:p>
        </w:tc>
      </w:tr>
      <w:tr w:rsidR="00F82068" w:rsidRPr="00527E78" w:rsidTr="00B4614C">
        <w:trPr>
          <w:trHeight w:val="315"/>
          <w:jc w:val="center"/>
        </w:trPr>
        <w:tc>
          <w:tcPr>
            <w:tcW w:w="961" w:type="dxa"/>
          </w:tcPr>
          <w:p w:rsidR="00F82068" w:rsidRPr="00527E78" w:rsidRDefault="00F82068" w:rsidP="00B4614C">
            <w:pPr>
              <w:pStyle w:val="TableText"/>
            </w:pPr>
            <w:r w:rsidRPr="00527E78">
              <w:t>14</w:t>
            </w:r>
          </w:p>
        </w:tc>
        <w:tc>
          <w:tcPr>
            <w:tcW w:w="715" w:type="dxa"/>
            <w:shd w:val="clear" w:color="auto" w:fill="auto"/>
            <w:noWrap/>
            <w:vAlign w:val="bottom"/>
            <w:hideMark/>
          </w:tcPr>
          <w:p w:rsidR="00F82068" w:rsidRPr="00527E78" w:rsidRDefault="00F82068" w:rsidP="00B4614C">
            <w:pPr>
              <w:pStyle w:val="TableText"/>
            </w:pPr>
            <w:r w:rsidRPr="00527E78">
              <w:t>1</w:t>
            </w:r>
          </w:p>
        </w:tc>
        <w:tc>
          <w:tcPr>
            <w:tcW w:w="714" w:type="dxa"/>
            <w:shd w:val="clear" w:color="auto" w:fill="auto"/>
            <w:noWrap/>
            <w:vAlign w:val="bottom"/>
            <w:hideMark/>
          </w:tcPr>
          <w:p w:rsidR="00F82068" w:rsidRPr="00527E78" w:rsidRDefault="00F82068" w:rsidP="00B4614C">
            <w:pPr>
              <w:pStyle w:val="TableText"/>
            </w:pPr>
            <w:r w:rsidRPr="00527E78">
              <w:t>9</w:t>
            </w:r>
          </w:p>
        </w:tc>
        <w:tc>
          <w:tcPr>
            <w:tcW w:w="714" w:type="dxa"/>
            <w:shd w:val="clear" w:color="auto" w:fill="auto"/>
            <w:noWrap/>
            <w:vAlign w:val="bottom"/>
            <w:hideMark/>
          </w:tcPr>
          <w:p w:rsidR="00F82068" w:rsidRPr="00527E78" w:rsidRDefault="00F82068" w:rsidP="00B4614C">
            <w:pPr>
              <w:pStyle w:val="TableText"/>
            </w:pPr>
            <w:r w:rsidRPr="00527E78">
              <w:t>18</w:t>
            </w:r>
          </w:p>
        </w:tc>
        <w:tc>
          <w:tcPr>
            <w:tcW w:w="714" w:type="dxa"/>
            <w:shd w:val="clear" w:color="auto" w:fill="auto"/>
            <w:noWrap/>
            <w:vAlign w:val="bottom"/>
            <w:hideMark/>
          </w:tcPr>
          <w:p w:rsidR="00F82068" w:rsidRPr="00527E78" w:rsidRDefault="00F82068" w:rsidP="00B4614C">
            <w:pPr>
              <w:pStyle w:val="TableText"/>
            </w:pPr>
            <w:r w:rsidRPr="00527E78">
              <w:t>2.3</w:t>
            </w:r>
          </w:p>
        </w:tc>
        <w:tc>
          <w:tcPr>
            <w:tcW w:w="883" w:type="dxa"/>
            <w:shd w:val="clear" w:color="auto" w:fill="auto"/>
            <w:noWrap/>
            <w:vAlign w:val="bottom"/>
            <w:hideMark/>
          </w:tcPr>
          <w:p w:rsidR="00F82068" w:rsidRPr="00527E78" w:rsidRDefault="00F82068" w:rsidP="00B4614C">
            <w:pPr>
              <w:pStyle w:val="TableText"/>
            </w:pPr>
            <w:r w:rsidRPr="00527E78">
              <w:t>0</w:t>
            </w:r>
          </w:p>
        </w:tc>
        <w:tc>
          <w:tcPr>
            <w:tcW w:w="1373" w:type="dxa"/>
            <w:shd w:val="clear" w:color="auto" w:fill="auto"/>
            <w:noWrap/>
            <w:vAlign w:val="bottom"/>
            <w:hideMark/>
          </w:tcPr>
          <w:p w:rsidR="00F82068" w:rsidRPr="00527E78" w:rsidRDefault="00F82068" w:rsidP="00B4614C">
            <w:pPr>
              <w:pStyle w:val="TableText"/>
            </w:pPr>
            <w:r w:rsidRPr="00527E78">
              <w:t>18</w:t>
            </w:r>
          </w:p>
        </w:tc>
        <w:tc>
          <w:tcPr>
            <w:tcW w:w="1373" w:type="dxa"/>
            <w:shd w:val="clear" w:color="auto" w:fill="auto"/>
            <w:noWrap/>
            <w:vAlign w:val="bottom"/>
            <w:hideMark/>
          </w:tcPr>
          <w:p w:rsidR="00F82068" w:rsidRPr="00527E78" w:rsidRDefault="00F82068" w:rsidP="00B4614C">
            <w:pPr>
              <w:pStyle w:val="TableText"/>
            </w:pPr>
            <w:r w:rsidRPr="00527E78">
              <w:t>6</w:t>
            </w:r>
          </w:p>
        </w:tc>
        <w:tc>
          <w:tcPr>
            <w:tcW w:w="1295" w:type="dxa"/>
            <w:shd w:val="clear" w:color="auto" w:fill="auto"/>
            <w:noWrap/>
            <w:vAlign w:val="bottom"/>
            <w:hideMark/>
          </w:tcPr>
          <w:p w:rsidR="00F82068" w:rsidRPr="00527E78" w:rsidRDefault="00F82068" w:rsidP="00B4614C">
            <w:pPr>
              <w:pStyle w:val="TableText"/>
            </w:pPr>
            <w:r w:rsidRPr="00527E78">
              <w:t>13</w:t>
            </w:r>
          </w:p>
        </w:tc>
        <w:tc>
          <w:tcPr>
            <w:tcW w:w="1373" w:type="dxa"/>
            <w:shd w:val="clear" w:color="auto" w:fill="auto"/>
            <w:noWrap/>
            <w:vAlign w:val="bottom"/>
            <w:hideMark/>
          </w:tcPr>
          <w:p w:rsidR="00F82068" w:rsidRPr="00527E78" w:rsidRDefault="00F82068" w:rsidP="00B4614C">
            <w:pPr>
              <w:pStyle w:val="TableText"/>
            </w:pPr>
            <w:r w:rsidRPr="00527E78">
              <w:t>2</w:t>
            </w:r>
          </w:p>
        </w:tc>
      </w:tr>
      <w:tr w:rsidR="00F82068" w:rsidRPr="00527E78" w:rsidTr="00B4614C">
        <w:trPr>
          <w:trHeight w:val="315"/>
          <w:jc w:val="center"/>
        </w:trPr>
        <w:tc>
          <w:tcPr>
            <w:tcW w:w="961" w:type="dxa"/>
          </w:tcPr>
          <w:p w:rsidR="00F82068" w:rsidRPr="00527E78" w:rsidRDefault="00F82068" w:rsidP="00B4614C">
            <w:pPr>
              <w:pStyle w:val="TableText"/>
            </w:pPr>
            <w:r w:rsidRPr="00527E78">
              <w:t>Average</w:t>
            </w:r>
          </w:p>
        </w:tc>
        <w:tc>
          <w:tcPr>
            <w:tcW w:w="715" w:type="dxa"/>
            <w:shd w:val="clear" w:color="auto" w:fill="auto"/>
            <w:noWrap/>
            <w:vAlign w:val="bottom"/>
            <w:hideMark/>
          </w:tcPr>
          <w:p w:rsidR="00F82068" w:rsidRPr="00527E78" w:rsidRDefault="00F82068" w:rsidP="00B4614C">
            <w:pPr>
              <w:pStyle w:val="TableText"/>
            </w:pPr>
          </w:p>
        </w:tc>
        <w:tc>
          <w:tcPr>
            <w:tcW w:w="714" w:type="dxa"/>
            <w:shd w:val="clear" w:color="auto" w:fill="auto"/>
            <w:noWrap/>
            <w:vAlign w:val="bottom"/>
            <w:hideMark/>
          </w:tcPr>
          <w:p w:rsidR="00F82068" w:rsidRPr="00527E78" w:rsidRDefault="00F82068" w:rsidP="00B4614C">
            <w:pPr>
              <w:pStyle w:val="TableText"/>
            </w:pPr>
          </w:p>
        </w:tc>
        <w:tc>
          <w:tcPr>
            <w:tcW w:w="714" w:type="dxa"/>
            <w:shd w:val="clear" w:color="auto" w:fill="auto"/>
            <w:noWrap/>
            <w:vAlign w:val="bottom"/>
            <w:hideMark/>
          </w:tcPr>
          <w:p w:rsidR="00F82068" w:rsidRPr="00527E78" w:rsidRDefault="00F82068" w:rsidP="00B4614C">
            <w:pPr>
              <w:pStyle w:val="TableText"/>
            </w:pPr>
          </w:p>
        </w:tc>
        <w:tc>
          <w:tcPr>
            <w:tcW w:w="714" w:type="dxa"/>
            <w:shd w:val="clear" w:color="auto" w:fill="auto"/>
            <w:noWrap/>
            <w:vAlign w:val="bottom"/>
            <w:hideMark/>
          </w:tcPr>
          <w:p w:rsidR="00F82068" w:rsidRPr="00527E78" w:rsidRDefault="00F82068" w:rsidP="00B4614C">
            <w:pPr>
              <w:pStyle w:val="TableText"/>
            </w:pPr>
          </w:p>
        </w:tc>
        <w:tc>
          <w:tcPr>
            <w:tcW w:w="883" w:type="dxa"/>
            <w:shd w:val="clear" w:color="auto" w:fill="auto"/>
            <w:noWrap/>
            <w:vAlign w:val="bottom"/>
            <w:hideMark/>
          </w:tcPr>
          <w:p w:rsidR="00F82068" w:rsidRPr="00527E78" w:rsidRDefault="00F82068" w:rsidP="00B4614C">
            <w:pPr>
              <w:pStyle w:val="TableText"/>
              <w:rPr>
                <w:b/>
              </w:rPr>
            </w:pPr>
            <w:r w:rsidRPr="00527E78">
              <w:rPr>
                <w:b/>
              </w:rPr>
              <w:t>8</w:t>
            </w:r>
          </w:p>
        </w:tc>
        <w:tc>
          <w:tcPr>
            <w:tcW w:w="1373" w:type="dxa"/>
            <w:shd w:val="clear" w:color="auto" w:fill="auto"/>
            <w:noWrap/>
            <w:vAlign w:val="bottom"/>
            <w:hideMark/>
          </w:tcPr>
          <w:p w:rsidR="00F82068" w:rsidRPr="00527E78" w:rsidRDefault="00F82068" w:rsidP="00B4614C">
            <w:pPr>
              <w:pStyle w:val="TableText"/>
              <w:rPr>
                <w:b/>
              </w:rPr>
            </w:pPr>
            <w:r w:rsidRPr="00527E78">
              <w:rPr>
                <w:b/>
              </w:rPr>
              <w:t>17</w:t>
            </w:r>
          </w:p>
        </w:tc>
        <w:tc>
          <w:tcPr>
            <w:tcW w:w="1373" w:type="dxa"/>
            <w:shd w:val="clear" w:color="auto" w:fill="auto"/>
            <w:noWrap/>
            <w:vAlign w:val="bottom"/>
            <w:hideMark/>
          </w:tcPr>
          <w:p w:rsidR="00F82068" w:rsidRPr="00527E78" w:rsidRDefault="00F82068" w:rsidP="00B4614C">
            <w:pPr>
              <w:pStyle w:val="TableText"/>
              <w:rPr>
                <w:b/>
              </w:rPr>
            </w:pPr>
            <w:r w:rsidRPr="00527E78">
              <w:rPr>
                <w:b/>
              </w:rPr>
              <w:t>19</w:t>
            </w:r>
          </w:p>
        </w:tc>
        <w:tc>
          <w:tcPr>
            <w:tcW w:w="1295" w:type="dxa"/>
            <w:shd w:val="clear" w:color="auto" w:fill="auto"/>
            <w:noWrap/>
            <w:vAlign w:val="bottom"/>
            <w:hideMark/>
          </w:tcPr>
          <w:p w:rsidR="00F82068" w:rsidRPr="00527E78" w:rsidRDefault="00F82068" w:rsidP="00B4614C">
            <w:pPr>
              <w:pStyle w:val="TableText"/>
              <w:rPr>
                <w:b/>
              </w:rPr>
            </w:pPr>
            <w:r w:rsidRPr="00527E78">
              <w:rPr>
                <w:b/>
              </w:rPr>
              <w:t>9</w:t>
            </w:r>
          </w:p>
        </w:tc>
        <w:tc>
          <w:tcPr>
            <w:tcW w:w="1373" w:type="dxa"/>
            <w:shd w:val="clear" w:color="auto" w:fill="auto"/>
            <w:noWrap/>
            <w:vAlign w:val="bottom"/>
            <w:hideMark/>
          </w:tcPr>
          <w:p w:rsidR="00F82068" w:rsidRPr="00527E78" w:rsidRDefault="00F82068" w:rsidP="00B4614C">
            <w:pPr>
              <w:pStyle w:val="TableText"/>
              <w:rPr>
                <w:b/>
              </w:rPr>
            </w:pPr>
            <w:r w:rsidRPr="00527E78">
              <w:rPr>
                <w:b/>
              </w:rPr>
              <w:t>6</w:t>
            </w:r>
          </w:p>
        </w:tc>
      </w:tr>
    </w:tbl>
    <w:p w:rsidR="00F82068" w:rsidRPr="00527E78" w:rsidRDefault="00F82068" w:rsidP="00F82068">
      <w:pPr>
        <w:pStyle w:val="BodyText"/>
      </w:pPr>
      <w:r w:rsidRPr="00527E78">
        <w:t>In each case the error is the percentage difference between the given correlation prediction and the test case result obtained from CFD, i.e. 100*|(correlation prediction – CFD)/CFD|.</w:t>
      </w:r>
    </w:p>
    <w:p w:rsidR="00F82068" w:rsidRPr="00527E78" w:rsidRDefault="00F82068" w:rsidP="00F82068">
      <w:pPr>
        <w:pStyle w:val="BodyText"/>
      </w:pPr>
    </w:p>
    <w:p w:rsidR="00F82068" w:rsidRDefault="00F82068" w:rsidP="00F82068">
      <w:pPr>
        <w:pStyle w:val="Picture"/>
      </w:pPr>
      <w:r>
        <w:rPr>
          <w:noProof/>
          <w:lang w:eastAsia="zh-CN"/>
        </w:rPr>
        <mc:AlternateContent>
          <mc:Choice Requires="wps">
            <w:drawing>
              <wp:anchor distT="0" distB="0" distL="114300" distR="114300" simplePos="0" relativeHeight="251660288" behindDoc="0" locked="0" layoutInCell="1" allowOverlap="1" wp14:anchorId="16CF1EBC" wp14:editId="22DAC6D3">
                <wp:simplePos x="0" y="0"/>
                <wp:positionH relativeFrom="column">
                  <wp:posOffset>1666875</wp:posOffset>
                </wp:positionH>
                <wp:positionV relativeFrom="paragraph">
                  <wp:posOffset>2603500</wp:posOffset>
                </wp:positionV>
                <wp:extent cx="1943100" cy="317500"/>
                <wp:effectExtent l="0" t="0" r="0" b="6350"/>
                <wp:wrapNone/>
                <wp:docPr id="15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pPr>
                              <w:pStyle w:val="MTDisplayEquation"/>
                            </w:pPr>
                            <w:r>
                              <w:tab/>
                            </w:r>
                            <w:r>
                              <w:rPr>
                                <w:noProof/>
                                <w:position w:val="-16"/>
                                <w:lang w:eastAsia="zh-CN"/>
                              </w:rPr>
                              <w:drawing>
                                <wp:inline distT="0" distB="0" distL="0" distR="0" wp14:anchorId="0C6D8EFF" wp14:editId="62138A60">
                                  <wp:extent cx="1371600" cy="276225"/>
                                  <wp:effectExtent l="0" t="0" r="0" b="9525"/>
                                  <wp:docPr id="1595"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F1EBC" id="_x0000_t202" coordsize="21600,21600" o:spt="202" path="m,l,21600r21600,l21600,xe">
                <v:stroke joinstyle="miter"/>
                <v:path gradientshapeok="t" o:connecttype="rect"/>
              </v:shapetype>
              <v:shape id="Text Box 5" o:spid="_x0000_s1026" type="#_x0000_t202" style="position:absolute;left:0;text-align:left;margin-left:131.25pt;margin-top:205pt;width:153pt;height: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" filled="f" stroked="f" strokeweight=".5pt">
                <v:path arrowok="t"/>
                <v:textbox inset="0,0,0,0">
                  <w:txbxContent>
                    <w:p w:rsidR="00DF7D60" w:rsidRDefault="00DF7D60" w:rsidP="00F82068">
                      <w:pPr>
                        <w:pStyle w:val="MTDisplayEquation"/>
                      </w:pPr>
                      <w:r>
                        <w:tab/>
                      </w:r>
                      <w:r>
                        <w:rPr>
                          <w:noProof/>
                          <w:position w:val="-16"/>
                          <w:lang w:eastAsia="zh-CN"/>
                        </w:rPr>
                        <w:drawing>
                          <wp:inline distT="0" distB="0" distL="0" distR="0" wp14:anchorId="0C6D8EFF" wp14:editId="62138A60">
                            <wp:extent cx="1371600" cy="276225"/>
                            <wp:effectExtent l="0" t="0" r="0" b="9525"/>
                            <wp:docPr id="1595"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662336" behindDoc="0" locked="0" layoutInCell="1" allowOverlap="1" wp14:anchorId="3E0A4CCB" wp14:editId="2C30CDCE">
                <wp:simplePos x="0" y="0"/>
                <wp:positionH relativeFrom="column">
                  <wp:posOffset>526415</wp:posOffset>
                </wp:positionH>
                <wp:positionV relativeFrom="paragraph">
                  <wp:posOffset>1205865</wp:posOffset>
                </wp:positionV>
                <wp:extent cx="658495" cy="274320"/>
                <wp:effectExtent l="1588" t="0" r="9842" b="9843"/>
                <wp:wrapNone/>
                <wp:docPr id="15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658495"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pPr>
                              <w:pStyle w:val="MTDisplayEquation"/>
                            </w:pPr>
                            <w:r>
                              <w:tab/>
                            </w:r>
                            <w:r>
                              <w:rPr>
                                <w:noProof/>
                                <w:position w:val="-12"/>
                                <w:lang w:eastAsia="zh-CN"/>
                              </w:rPr>
                              <w:drawing>
                                <wp:inline distT="0" distB="0" distL="0" distR="0" wp14:anchorId="22B0787E" wp14:editId="670B37AA">
                                  <wp:extent cx="504825" cy="228600"/>
                                  <wp:effectExtent l="0" t="0" r="9525" b="0"/>
                                  <wp:docPr id="1594"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4CCB" id="Text Box 7" o:spid="_x0000_s1027" type="#_x0000_t202" style="position:absolute;left:0;text-align:left;margin-left:41.45pt;margin-top:94.95pt;width:51.85pt;height:21.6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" filled="f" stroked="f" strokeweight=".5pt">
                <v:path arrowok="t"/>
                <v:textbox inset="0,0,0,0">
                  <w:txbxContent>
                    <w:p w:rsidR="00DF7D60" w:rsidRDefault="00DF7D60" w:rsidP="00F82068">
                      <w:pPr>
                        <w:pStyle w:val="MTDisplayEquation"/>
                      </w:pPr>
                      <w:r>
                        <w:tab/>
                      </w:r>
                      <w:r>
                        <w:rPr>
                          <w:noProof/>
                          <w:position w:val="-12"/>
                          <w:lang w:eastAsia="zh-CN"/>
                        </w:rPr>
                        <w:drawing>
                          <wp:inline distT="0" distB="0" distL="0" distR="0" wp14:anchorId="22B0787E" wp14:editId="670B37AA">
                            <wp:extent cx="504825" cy="228600"/>
                            <wp:effectExtent l="0" t="0" r="9525" b="0"/>
                            <wp:docPr id="1594"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p>
                  </w:txbxContent>
                </v:textbox>
              </v:shape>
            </w:pict>
          </mc:Fallback>
        </mc:AlternateContent>
      </w:r>
      <w:r w:rsidRPr="00995C25">
        <w:rPr>
          <w:noProof/>
          <w:lang w:eastAsia="zh-CN"/>
        </w:rPr>
        <w:drawing>
          <wp:inline distT="0" distB="0" distL="0" distR="0" wp14:anchorId="67542B4E" wp14:editId="230E3684">
            <wp:extent cx="4511675" cy="2889885"/>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4511675" cy="2889885"/>
                    </a:xfrm>
                    <a:prstGeom prst="rect">
                      <a:avLst/>
                    </a:prstGeom>
                    <a:noFill/>
                  </pic:spPr>
                </pic:pic>
              </a:graphicData>
            </a:graphic>
          </wp:inline>
        </w:drawing>
      </w:r>
    </w:p>
    <w:p w:rsidR="00F82068" w:rsidRPr="00527E78" w:rsidRDefault="00F82068" w:rsidP="00F82068">
      <w:pPr>
        <w:pStyle w:val="Caption"/>
      </w:pPr>
      <w:bookmarkStart w:id="172" w:name="_Ref367340715"/>
      <w:r>
        <w:t xml:space="preserve">Figure </w:t>
      </w:r>
      <w:fldSimple w:instr=" SEQ Figure \* ARABIC ">
        <w:r>
          <w:rPr>
            <w:noProof/>
          </w:rPr>
          <w:t>140</w:t>
        </w:r>
      </w:fldSimple>
      <w:bookmarkEnd w:id="172"/>
      <w:r>
        <w:t xml:space="preserve">. </w:t>
      </w:r>
      <w:r w:rsidRPr="0035176A">
        <w:t>Jet velocity correlation.</w:t>
      </w:r>
    </w:p>
    <w:p w:rsidR="00F82068" w:rsidRPr="00B07F2E" w:rsidRDefault="00F82068" w:rsidP="00F82068">
      <w:pPr>
        <w:pStyle w:val="BodyText"/>
      </w:pPr>
    </w:p>
    <w:p w:rsidR="00F82068" w:rsidRDefault="00F82068" w:rsidP="00F82068">
      <w:pPr>
        <w:pStyle w:val="Picture"/>
      </w:pPr>
      <w:r>
        <w:rPr>
          <w:noProof/>
          <w:lang w:eastAsia="zh-CN"/>
        </w:rPr>
        <w:lastRenderedPageBreak/>
        <mc:AlternateContent>
          <mc:Choice Requires="wps">
            <w:drawing>
              <wp:anchor distT="0" distB="0" distL="114300" distR="114300" simplePos="0" relativeHeight="251661312" behindDoc="0" locked="0" layoutInCell="1" allowOverlap="1" wp14:anchorId="734E1DFF" wp14:editId="16E1BABF">
                <wp:simplePos x="0" y="0"/>
                <wp:positionH relativeFrom="column">
                  <wp:posOffset>1485900</wp:posOffset>
                </wp:positionH>
                <wp:positionV relativeFrom="paragraph">
                  <wp:posOffset>2616200</wp:posOffset>
                </wp:positionV>
                <wp:extent cx="2057400" cy="317500"/>
                <wp:effectExtent l="0" t="0" r="0" b="6350"/>
                <wp:wrapNone/>
                <wp:docPr id="15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pPr>
                              <w:pStyle w:val="MTDisplayEquation"/>
                            </w:pPr>
                            <w:r>
                              <w:tab/>
                            </w:r>
                            <w:r>
                              <w:rPr>
                                <w:noProof/>
                                <w:position w:val="-16"/>
                                <w:lang w:eastAsia="zh-CN"/>
                              </w:rPr>
                              <w:drawing>
                                <wp:inline distT="0" distB="0" distL="0" distR="0" wp14:anchorId="34634FF2" wp14:editId="60FED2ED">
                                  <wp:extent cx="1371600" cy="276225"/>
                                  <wp:effectExtent l="0" t="0" r="0" b="9525"/>
                                  <wp:docPr id="1592"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E1DFF" id="Text Box 6" o:spid="_x0000_s1028" type="#_x0000_t202" style="position:absolute;left:0;text-align:left;margin-left:117pt;margin-top:206pt;width:162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" filled="f" stroked="f" strokeweight=".5pt">
                <v:path arrowok="t"/>
                <v:textbox inset="0,0,0,0">
                  <w:txbxContent>
                    <w:p w:rsidR="00DF7D60" w:rsidRDefault="00DF7D60" w:rsidP="00F82068">
                      <w:pPr>
                        <w:pStyle w:val="MTDisplayEquation"/>
                      </w:pPr>
                      <w:r>
                        <w:tab/>
                      </w:r>
                      <w:r>
                        <w:rPr>
                          <w:noProof/>
                          <w:position w:val="-16"/>
                          <w:lang w:eastAsia="zh-CN"/>
                        </w:rPr>
                        <w:drawing>
                          <wp:inline distT="0" distB="0" distL="0" distR="0" wp14:anchorId="34634FF2" wp14:editId="60FED2ED">
                            <wp:extent cx="1371600" cy="276225"/>
                            <wp:effectExtent l="0" t="0" r="0" b="9525"/>
                            <wp:docPr id="1592"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663360" behindDoc="0" locked="0" layoutInCell="1" allowOverlap="1" wp14:anchorId="6CC5F5A5" wp14:editId="016DA6FE">
                <wp:simplePos x="0" y="0"/>
                <wp:positionH relativeFrom="column">
                  <wp:posOffset>570230</wp:posOffset>
                </wp:positionH>
                <wp:positionV relativeFrom="paragraph">
                  <wp:posOffset>1161415</wp:posOffset>
                </wp:positionV>
                <wp:extent cx="657860" cy="274320"/>
                <wp:effectExtent l="1270" t="0" r="10160" b="10160"/>
                <wp:wrapNone/>
                <wp:docPr id="15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6578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pPr>
                              <w:pStyle w:val="MTDisplayEquation"/>
                            </w:pPr>
                            <w:r>
                              <w:tab/>
                            </w:r>
                            <w:r>
                              <w:rPr>
                                <w:noProof/>
                                <w:position w:val="-12"/>
                                <w:lang w:eastAsia="zh-CN"/>
                              </w:rPr>
                              <w:drawing>
                                <wp:inline distT="0" distB="0" distL="0" distR="0" wp14:anchorId="2AEEAA09" wp14:editId="20FDF03E">
                                  <wp:extent cx="504825" cy="228600"/>
                                  <wp:effectExtent l="0" t="0" r="9525" b="0"/>
                                  <wp:docPr id="1591"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5F5A5" id="Text Box 13" o:spid="_x0000_s1029" type="#_x0000_t202" style="position:absolute;left:0;text-align:left;margin-left:44.9pt;margin-top:91.45pt;width:51.8pt;height:21.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" filled="f" stroked="f" strokeweight=".5pt">
                <v:path arrowok="t"/>
                <v:textbox inset="0,0,0,0">
                  <w:txbxContent>
                    <w:p w:rsidR="00DF7D60" w:rsidRDefault="00DF7D60" w:rsidP="00F82068">
                      <w:pPr>
                        <w:pStyle w:val="MTDisplayEquation"/>
                      </w:pPr>
                      <w:r>
                        <w:tab/>
                      </w:r>
                      <w:r>
                        <w:rPr>
                          <w:noProof/>
                          <w:position w:val="-12"/>
                          <w:lang w:eastAsia="zh-CN"/>
                        </w:rPr>
                        <w:drawing>
                          <wp:inline distT="0" distB="0" distL="0" distR="0" wp14:anchorId="2AEEAA09" wp14:editId="20FDF03E">
                            <wp:extent cx="504825" cy="228600"/>
                            <wp:effectExtent l="0" t="0" r="9525" b="0"/>
                            <wp:docPr id="1591"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p>
                  </w:txbxContent>
                </v:textbox>
              </v:shape>
            </w:pict>
          </mc:Fallback>
        </mc:AlternateContent>
      </w:r>
      <w:r>
        <w:rPr>
          <w:noProof/>
          <w:lang w:eastAsia="zh-CN"/>
        </w:rPr>
        <w:drawing>
          <wp:inline distT="0" distB="0" distL="0" distR="0" wp14:anchorId="66AC0F0D" wp14:editId="71CA4913">
            <wp:extent cx="4511675" cy="2889885"/>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4511675" cy="2889885"/>
                    </a:xfrm>
                    <a:prstGeom prst="rect">
                      <a:avLst/>
                    </a:prstGeom>
                    <a:noFill/>
                  </pic:spPr>
                </pic:pic>
              </a:graphicData>
            </a:graphic>
          </wp:inline>
        </w:drawing>
      </w:r>
    </w:p>
    <w:p w:rsidR="00F82068" w:rsidRDefault="00F82068" w:rsidP="00F82068">
      <w:pPr>
        <w:pStyle w:val="Caption"/>
      </w:pPr>
      <w:bookmarkStart w:id="173" w:name="_Ref367340721"/>
      <w:r>
        <w:t xml:space="preserve">Figure </w:t>
      </w:r>
      <w:fldSimple w:instr=" SEQ Figure \* ARABIC ">
        <w:r>
          <w:rPr>
            <w:noProof/>
          </w:rPr>
          <w:t>141</w:t>
        </w:r>
      </w:fldSimple>
      <w:bookmarkEnd w:id="173"/>
      <w:r>
        <w:t xml:space="preserve">. </w:t>
      </w:r>
      <w:r w:rsidRPr="00D0502F">
        <w:t>Recirculation region velocity correlation.</w:t>
      </w:r>
    </w:p>
    <w:p w:rsidR="00F82068" w:rsidRPr="00E00A0C" w:rsidRDefault="00F82068" w:rsidP="00F82068">
      <w:pPr>
        <w:pStyle w:val="BodyText"/>
      </w:pPr>
    </w:p>
    <w:p w:rsidR="00F82068" w:rsidRDefault="00F82068" w:rsidP="00F82068">
      <w:pPr>
        <w:pStyle w:val="Picture"/>
      </w:pPr>
      <w:r>
        <w:rPr>
          <w:noProof/>
          <w:lang w:eastAsia="zh-CN"/>
        </w:rPr>
        <mc:AlternateContent>
          <mc:Choice Requires="wps">
            <w:drawing>
              <wp:anchor distT="0" distB="0" distL="114300" distR="114300" simplePos="0" relativeHeight="251664384" behindDoc="0" locked="0" layoutInCell="1" allowOverlap="1" wp14:anchorId="78626405" wp14:editId="71A41969">
                <wp:simplePos x="0" y="0"/>
                <wp:positionH relativeFrom="column">
                  <wp:posOffset>1749425</wp:posOffset>
                </wp:positionH>
                <wp:positionV relativeFrom="paragraph">
                  <wp:posOffset>2619375</wp:posOffset>
                </wp:positionV>
                <wp:extent cx="2174875" cy="254000"/>
                <wp:effectExtent l="0" t="0" r="0" b="12700"/>
                <wp:wrapNone/>
                <wp:docPr id="1558" name="Text Box 1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487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r>
                              <w:rPr>
                                <w:noProof/>
                                <w:position w:val="-16"/>
                                <w:lang w:eastAsia="zh-CN"/>
                              </w:rPr>
                              <w:drawing>
                                <wp:inline distT="0" distB="0" distL="0" distR="0" wp14:anchorId="48F62D40" wp14:editId="2732C8F8">
                                  <wp:extent cx="1257300" cy="276225"/>
                                  <wp:effectExtent l="0" t="0" r="0" b="9525"/>
                                  <wp:docPr id="1590"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257300" cy="276225"/>
                                          </a:xfrm>
                                          <a:prstGeom prst="rect">
                                            <a:avLst/>
                                          </a:prstGeom>
                                          <a:noFill/>
                                          <a:ln>
                                            <a:noFill/>
                                          </a:ln>
                                        </pic:spPr>
                                      </pic:pic>
                                    </a:graphicData>
                                  </a:graphic>
                                </wp:inline>
                              </w:drawing>
                            </w:r>
                            <w:r>
                              <w:rPr>
                                <w:iCs/>
                                <w:szCs w:val="22"/>
                              </w:rPr>
                              <w:t xml:space="preserve"> (m</w:t>
                            </w:r>
                            <w:r w:rsidRPr="007253C2">
                              <w:rPr>
                                <w:iCs/>
                                <w:szCs w:val="22"/>
                                <w:vertAlign w:val="superscript"/>
                              </w:rPr>
                              <w:t>2</w:t>
                            </w:r>
                            <w:r>
                              <w:rPr>
                                <w:iCs/>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26405" id="Text Box 1558" o:spid="_x0000_s1030" type="#_x0000_t202" style="position:absolute;left:0;text-align:left;margin-left:137.75pt;margin-top:206.25pt;width:171.25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" filled="f" stroked="f" strokeweight=".5pt">
                <v:path arrowok="t"/>
                <v:textbox inset="0,0,0,0">
                  <w:txbxContent>
                    <w:p w:rsidR="00DF7D60" w:rsidRDefault="00DF7D60" w:rsidP="00F82068">
                      <w:r>
                        <w:rPr>
                          <w:noProof/>
                          <w:position w:val="-16"/>
                          <w:lang w:eastAsia="zh-CN"/>
                        </w:rPr>
                        <w:drawing>
                          <wp:inline distT="0" distB="0" distL="0" distR="0" wp14:anchorId="48F62D40" wp14:editId="2732C8F8">
                            <wp:extent cx="1257300" cy="276225"/>
                            <wp:effectExtent l="0" t="0" r="0" b="9525"/>
                            <wp:docPr id="1590"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257300" cy="276225"/>
                                    </a:xfrm>
                                    <a:prstGeom prst="rect">
                                      <a:avLst/>
                                    </a:prstGeom>
                                    <a:noFill/>
                                    <a:ln>
                                      <a:noFill/>
                                    </a:ln>
                                  </pic:spPr>
                                </pic:pic>
                              </a:graphicData>
                            </a:graphic>
                          </wp:inline>
                        </w:drawing>
                      </w:r>
                      <w:r>
                        <w:rPr>
                          <w:iCs/>
                          <w:szCs w:val="22"/>
                        </w:rPr>
                        <w:t xml:space="preserve"> (m</w:t>
                      </w:r>
                      <w:r w:rsidRPr="007253C2">
                        <w:rPr>
                          <w:iCs/>
                          <w:szCs w:val="22"/>
                          <w:vertAlign w:val="superscript"/>
                        </w:rPr>
                        <w:t>2</w:t>
                      </w:r>
                      <w:r>
                        <w:rPr>
                          <w:iCs/>
                          <w:szCs w:val="22"/>
                        </w:rPr>
                        <w:t>)</w:t>
                      </w:r>
                    </w:p>
                  </w:txbxContent>
                </v:textbox>
              </v:shape>
            </w:pict>
          </mc:Fallback>
        </mc:AlternateContent>
      </w:r>
      <w:r>
        <w:rPr>
          <w:noProof/>
          <w:lang w:eastAsia="zh-CN"/>
        </w:rPr>
        <mc:AlternateContent>
          <mc:Choice Requires="wps">
            <w:drawing>
              <wp:anchor distT="0" distB="0" distL="114300" distR="114300" simplePos="0" relativeHeight="251665408" behindDoc="0" locked="0" layoutInCell="1" allowOverlap="1" wp14:anchorId="3F6FCC41" wp14:editId="3EFB9DE0">
                <wp:simplePos x="0" y="0"/>
                <wp:positionH relativeFrom="column">
                  <wp:posOffset>377825</wp:posOffset>
                </wp:positionH>
                <wp:positionV relativeFrom="paragraph">
                  <wp:posOffset>1192530</wp:posOffset>
                </wp:positionV>
                <wp:extent cx="1060450" cy="255905"/>
                <wp:effectExtent l="2222" t="0" r="8573" b="8572"/>
                <wp:wrapNone/>
                <wp:docPr id="1559" name="Text Box 1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0604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D60" w:rsidRDefault="00DF7D60" w:rsidP="00F82068">
                            <w:r>
                              <w:rPr>
                                <w:noProof/>
                                <w:position w:val="-12"/>
                                <w:lang w:eastAsia="zh-CN"/>
                              </w:rPr>
                              <w:drawing>
                                <wp:inline distT="0" distB="0" distL="0" distR="0" wp14:anchorId="625487F7" wp14:editId="5FF0FF92">
                                  <wp:extent cx="504825" cy="228600"/>
                                  <wp:effectExtent l="0" t="0" r="9525" b="0"/>
                                  <wp:docPr id="1589"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Pr>
                                <w:iCs/>
                                <w:szCs w:val="22"/>
                              </w:rPr>
                              <w:t xml:space="preserve"> (m</w:t>
                            </w:r>
                            <w:r w:rsidRPr="007253C2">
                              <w:rPr>
                                <w:iCs/>
                                <w:szCs w:val="22"/>
                                <w:vertAlign w:val="superscript"/>
                              </w:rPr>
                              <w:t>2</w:t>
                            </w:r>
                            <w:r>
                              <w:rPr>
                                <w:iCs/>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FCC41" id="Text Box 1559" o:spid="_x0000_s1031" type="#_x0000_t202" style="position:absolute;left:0;text-align:left;margin-left:29.75pt;margin-top:93.9pt;width:83.5pt;height:20.1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" filled="f" stroked="f" strokeweight=".5pt">
                <v:path arrowok="t"/>
                <v:textbox inset="0,0,0,0">
                  <w:txbxContent>
                    <w:p w:rsidR="00DF7D60" w:rsidRDefault="00DF7D60" w:rsidP="00F82068">
                      <w:r>
                        <w:rPr>
                          <w:noProof/>
                          <w:position w:val="-12"/>
                          <w:lang w:eastAsia="zh-CN"/>
                        </w:rPr>
                        <w:drawing>
                          <wp:inline distT="0" distB="0" distL="0" distR="0" wp14:anchorId="625487F7" wp14:editId="5FF0FF92">
                            <wp:extent cx="504825" cy="228600"/>
                            <wp:effectExtent l="0" t="0" r="9525" b="0"/>
                            <wp:docPr id="1589"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Pr>
                          <w:iCs/>
                          <w:szCs w:val="22"/>
                        </w:rPr>
                        <w:t xml:space="preserve"> (m</w:t>
                      </w:r>
                      <w:r w:rsidRPr="007253C2">
                        <w:rPr>
                          <w:iCs/>
                          <w:szCs w:val="22"/>
                          <w:vertAlign w:val="superscript"/>
                        </w:rPr>
                        <w:t>2</w:t>
                      </w:r>
                      <w:r>
                        <w:rPr>
                          <w:iCs/>
                          <w:szCs w:val="22"/>
                        </w:rPr>
                        <w:t>)</w:t>
                      </w:r>
                    </w:p>
                  </w:txbxContent>
                </v:textbox>
              </v:shape>
            </w:pict>
          </mc:Fallback>
        </mc:AlternateContent>
      </w:r>
      <w:r>
        <w:rPr>
          <w:noProof/>
          <w:lang w:eastAsia="zh-CN"/>
        </w:rPr>
        <w:drawing>
          <wp:inline distT="0" distB="0" distL="0" distR="0" wp14:anchorId="55E4600F" wp14:editId="3545F671">
            <wp:extent cx="4511675" cy="2889885"/>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4511675" cy="2889885"/>
                    </a:xfrm>
                    <a:prstGeom prst="rect">
                      <a:avLst/>
                    </a:prstGeom>
                    <a:noFill/>
                  </pic:spPr>
                </pic:pic>
              </a:graphicData>
            </a:graphic>
          </wp:inline>
        </w:drawing>
      </w:r>
    </w:p>
    <w:p w:rsidR="00F82068" w:rsidRPr="00527E78" w:rsidRDefault="00F82068" w:rsidP="00F82068">
      <w:pPr>
        <w:pStyle w:val="Caption"/>
      </w:pPr>
      <w:bookmarkStart w:id="174" w:name="_Ref367340724"/>
      <w:r>
        <w:t xml:space="preserve">Figure </w:t>
      </w:r>
      <w:fldSimple w:instr=" SEQ Figure \* ARABIC ">
        <w:r>
          <w:rPr>
            <w:noProof/>
          </w:rPr>
          <w:t>142</w:t>
        </w:r>
      </w:fldSimple>
      <w:bookmarkEnd w:id="174"/>
      <w:r>
        <w:t xml:space="preserve">. </w:t>
      </w:r>
      <w:r w:rsidRPr="007227C7">
        <w:t>Recirculation region flow rate.</w:t>
      </w:r>
    </w:p>
    <w:p w:rsidR="00F82068" w:rsidRPr="00527E78" w:rsidRDefault="00F82068" w:rsidP="00F82068">
      <w:pPr>
        <w:pStyle w:val="Heading4"/>
      </w:pPr>
      <w:r w:rsidRPr="00527E78">
        <w:t>Wind angle effects</w:t>
      </w:r>
    </w:p>
    <w:p w:rsidR="00F82068" w:rsidRPr="00527E78" w:rsidRDefault="00F82068" w:rsidP="00F82068">
      <w:pPr>
        <w:pStyle w:val="BodyText"/>
      </w:pPr>
      <w:r w:rsidRPr="00527E78">
        <w:t>When the incoming wind is not normal to the façade the jet enters the room at an angle, as shown in</w:t>
      </w:r>
      <w:r>
        <w:t xml:space="preserve"> </w:t>
      </w:r>
      <w:r>
        <w:fldChar w:fldCharType="begin"/>
      </w:r>
      <w:r>
        <w:instrText xml:space="preserve"> REF _Ref367341086 \h </w:instrText>
      </w:r>
      <w:r>
        <w:fldChar w:fldCharType="separate"/>
      </w:r>
      <w:r>
        <w:t xml:space="preserve">Figure </w:t>
      </w:r>
      <w:r>
        <w:rPr>
          <w:noProof/>
        </w:rPr>
        <w:t>143</w:t>
      </w:r>
      <w:r>
        <w:fldChar w:fldCharType="end"/>
      </w:r>
      <w:r w:rsidRPr="00527E78">
        <w:t xml:space="preserve">. </w:t>
      </w:r>
    </w:p>
    <w:p w:rsidR="00F82068" w:rsidRDefault="00F82068" w:rsidP="00F82068">
      <w:pPr>
        <w:pStyle w:val="Picture"/>
      </w:pPr>
      <w:r>
        <w:rPr>
          <w:noProof/>
          <w:lang w:eastAsia="zh-CN"/>
        </w:rPr>
        <w:lastRenderedPageBreak/>
        <w:drawing>
          <wp:inline distT="0" distB="0" distL="0" distR="0" wp14:anchorId="580C2278" wp14:editId="64933221">
            <wp:extent cx="4559935" cy="2651760"/>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4"/>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4559935" cy="2651760"/>
                    </a:xfrm>
                    <a:prstGeom prst="rect">
                      <a:avLst/>
                    </a:prstGeom>
                    <a:noFill/>
                  </pic:spPr>
                </pic:pic>
              </a:graphicData>
            </a:graphic>
          </wp:inline>
        </w:drawing>
      </w:r>
    </w:p>
    <w:p w:rsidR="00F82068" w:rsidRPr="00527E78" w:rsidRDefault="00F82068" w:rsidP="00F82068">
      <w:pPr>
        <w:pStyle w:val="Caption"/>
      </w:pPr>
      <w:bookmarkStart w:id="175" w:name="_Ref367341086"/>
      <w:r>
        <w:t xml:space="preserve">Figure </w:t>
      </w:r>
      <w:fldSimple w:instr=" SEQ Figure \* ARABIC ">
        <w:r>
          <w:rPr>
            <w:noProof/>
          </w:rPr>
          <w:t>143</w:t>
        </w:r>
      </w:fldSimple>
      <w:bookmarkEnd w:id="175"/>
      <w:r>
        <w:t xml:space="preserve">. </w:t>
      </w:r>
      <w:r w:rsidRPr="005E0097">
        <w:t>Schematic of jet resulting from wind at angle φ to façade.</w:t>
      </w:r>
    </w:p>
    <w:p w:rsidR="00F82068" w:rsidRPr="00527E78" w:rsidRDefault="00F82068" w:rsidP="00F82068">
      <w:pPr>
        <w:pStyle w:val="BodyText"/>
      </w:pPr>
      <w:r w:rsidRPr="00527E78">
        <w:t>This oblique geometry has two main effects on the flow and consequent correlation predictions:</w:t>
      </w:r>
    </w:p>
    <w:p w:rsidR="00F82068" w:rsidRPr="00527E78" w:rsidRDefault="00F82068" w:rsidP="00F82068">
      <w:pPr>
        <w:pStyle w:val="BodyText"/>
      </w:pPr>
      <w:r w:rsidRPr="00527E78">
        <w:t>The inflow area is reduced, creating a larger inflow velocity for the same flow rate.</w:t>
      </w:r>
    </w:p>
    <w:p w:rsidR="00F82068" w:rsidRPr="00527E78" w:rsidRDefault="00F82068" w:rsidP="00F82068">
      <w:pPr>
        <w:pStyle w:val="BodyText"/>
      </w:pPr>
      <w:r w:rsidRPr="00527E78">
        <w:t xml:space="preserve">The room flow path length is increased, from </w:t>
      </w:r>
      <w:r w:rsidRPr="00527E78">
        <w:rPr>
          <w:i/>
        </w:rPr>
        <w:t>D</w:t>
      </w:r>
      <w:r w:rsidRPr="00527E78">
        <w:t xml:space="preserve"> to </w:t>
      </w:r>
      <w:r w:rsidRPr="00527E78">
        <w:rPr>
          <w:i/>
        </w:rPr>
        <w:t>D</w:t>
      </w:r>
      <w:r w:rsidRPr="00527E78">
        <w:t>*, resulting in a larger apparent depth.</w:t>
      </w:r>
    </w:p>
    <w:p w:rsidR="00F82068" w:rsidRPr="00527E78" w:rsidRDefault="00F82068" w:rsidP="00F82068">
      <w:pPr>
        <w:pStyle w:val="BodyText"/>
      </w:pPr>
      <w:r w:rsidRPr="00527E78">
        <w:t>The first effect increases indoor velocities while the second effect decreases the velocities.</w:t>
      </w:r>
    </w:p>
    <w:p w:rsidR="00F82068" w:rsidRDefault="00F82068" w:rsidP="00F82068">
      <w:pPr>
        <w:pStyle w:val="Heading4"/>
      </w:pPr>
      <w:r w:rsidRPr="00527E78">
        <w:t>Multiple apertures</w:t>
      </w:r>
    </w:p>
    <w:p w:rsidR="00F82068" w:rsidRDefault="00F82068" w:rsidP="00F82068">
      <w:pPr>
        <w:pStyle w:val="BodyText"/>
      </w:pPr>
      <w:r w:rsidRPr="00527E78">
        <w:t>CFD simulations for rooms with more than one inflow aperture show that the model can be applied to these configurations with minimal adjustments. As a result of increased dissipation in the central recirculation region, where two distinct recirculation flows collide (</w:t>
      </w:r>
      <w:r>
        <w:fldChar w:fldCharType="begin"/>
      </w:r>
      <w:r>
        <w:instrText xml:space="preserve"> REF _Ref367345588 \h </w:instrText>
      </w:r>
      <w:r>
        <w:fldChar w:fldCharType="separate"/>
      </w:r>
      <w:r>
        <w:t xml:space="preserve">Figure </w:t>
      </w:r>
      <w:r>
        <w:rPr>
          <w:noProof/>
        </w:rPr>
        <w:t>144</w:t>
      </w:r>
      <w:r>
        <w:fldChar w:fldCharType="end"/>
      </w:r>
      <w:r w:rsidRPr="00527E78">
        <w:t xml:space="preserve">), the airflow velocities are reduced by 5-10%, as shown in the charts in </w:t>
      </w:r>
      <w:r>
        <w:fldChar w:fldCharType="begin"/>
      </w:r>
      <w:r>
        <w:instrText xml:space="preserve"> REF _Ref367341121 \h </w:instrText>
      </w:r>
      <w:r>
        <w:fldChar w:fldCharType="separate"/>
      </w:r>
      <w:r>
        <w:t xml:space="preserve">Figure </w:t>
      </w:r>
      <w:r>
        <w:rPr>
          <w:noProof/>
        </w:rPr>
        <w:t>145</w:t>
      </w:r>
      <w:r>
        <w:fldChar w:fldCharType="end"/>
      </w:r>
      <w:r w:rsidRPr="00527E78">
        <w:t>.</w:t>
      </w:r>
    </w:p>
    <w:p w:rsidR="00F82068" w:rsidRDefault="00F82068" w:rsidP="00F82068">
      <w:pPr>
        <w:pStyle w:val="Picture"/>
      </w:pPr>
      <w:r>
        <w:rPr>
          <w:noProof/>
          <w:lang w:eastAsia="zh-CN"/>
        </w:rPr>
        <w:lastRenderedPageBreak/>
        <w:drawing>
          <wp:inline distT="0" distB="0" distL="0" distR="0" wp14:anchorId="7DF70256" wp14:editId="0821A218">
            <wp:extent cx="2907792" cy="3145536"/>
            <wp:effectExtent l="0" t="0" r="6985"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907792" cy="3145536"/>
                    </a:xfrm>
                    <a:prstGeom prst="rect">
                      <a:avLst/>
                    </a:prstGeom>
                    <a:noFill/>
                  </pic:spPr>
                </pic:pic>
              </a:graphicData>
            </a:graphic>
          </wp:inline>
        </w:drawing>
      </w:r>
    </w:p>
    <w:p w:rsidR="00F82068" w:rsidRDefault="00F82068" w:rsidP="00F82068">
      <w:pPr>
        <w:pStyle w:val="Caption"/>
      </w:pPr>
      <w:bookmarkStart w:id="176" w:name="_Ref367345588"/>
      <w:r>
        <w:t xml:space="preserve">Figure </w:t>
      </w:r>
      <w:fldSimple w:instr=" SEQ Figure \* ARABIC ">
        <w:r>
          <w:rPr>
            <w:noProof/>
          </w:rPr>
          <w:t>144</w:t>
        </w:r>
      </w:fldSimple>
      <w:bookmarkEnd w:id="176"/>
      <w:r>
        <w:t xml:space="preserve">. </w:t>
      </w:r>
      <w:r w:rsidRPr="003A1F2C">
        <w:t>Flow regions for a room with 2 inlets and 2 outlets.</w:t>
      </w:r>
    </w:p>
    <w:p w:rsidR="00F82068" w:rsidRPr="00B07F2E" w:rsidRDefault="00F82068" w:rsidP="00F82068">
      <w:pPr>
        <w:pStyle w:val="BodyText"/>
      </w:pPr>
    </w:p>
    <w:p w:rsidR="00F82068" w:rsidRDefault="00F82068" w:rsidP="00F82068">
      <w:pPr>
        <w:pStyle w:val="Picture"/>
      </w:pPr>
      <w:r>
        <w:rPr>
          <w:noProof/>
          <w:lang w:eastAsia="zh-CN"/>
        </w:rPr>
        <w:lastRenderedPageBreak/>
        <w:drawing>
          <wp:inline distT="0" distB="0" distL="0" distR="0" wp14:anchorId="0D542825" wp14:editId="7094DA79">
            <wp:extent cx="3383280" cy="2529840"/>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383280" cy="2529840"/>
                    </a:xfrm>
                    <a:prstGeom prst="rect">
                      <a:avLst/>
                    </a:prstGeom>
                    <a:noFill/>
                  </pic:spPr>
                </pic:pic>
              </a:graphicData>
            </a:graphic>
          </wp:inline>
        </w:drawing>
      </w:r>
      <w:r>
        <w:rPr>
          <w:noProof/>
          <w:lang w:eastAsia="zh-CN"/>
        </w:rPr>
        <w:drawing>
          <wp:inline distT="0" distB="0" distL="0" distR="0" wp14:anchorId="198E354B" wp14:editId="7F9F2FEC">
            <wp:extent cx="3335020" cy="252984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7"/>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335020" cy="2529840"/>
                    </a:xfrm>
                    <a:prstGeom prst="rect">
                      <a:avLst/>
                    </a:prstGeom>
                    <a:noFill/>
                  </pic:spPr>
                </pic:pic>
              </a:graphicData>
            </a:graphic>
          </wp:inline>
        </w:drawing>
      </w:r>
    </w:p>
    <w:p w:rsidR="00F82068" w:rsidRDefault="00F82068" w:rsidP="00F82068">
      <w:pPr>
        <w:pStyle w:val="Caption"/>
      </w:pPr>
      <w:bookmarkStart w:id="177" w:name="_Ref367341121"/>
      <w:r>
        <w:t xml:space="preserve">Figure </w:t>
      </w:r>
      <w:fldSimple w:instr=" SEQ Figure \* ARABIC ">
        <w:r>
          <w:rPr>
            <w:noProof/>
          </w:rPr>
          <w:t>145</w:t>
        </w:r>
      </w:fldSimple>
      <w:bookmarkEnd w:id="177"/>
      <w:r>
        <w:t xml:space="preserve">. </w:t>
      </w:r>
      <w:r w:rsidRPr="00880B87">
        <w:t>Jet velocity and recirculation velocity for the two halves of 3 different 2-inlet rooms, A-C, compared with the corresponding 1-inlet rooms.</w:t>
      </w:r>
    </w:p>
    <w:p w:rsidR="00F82068" w:rsidRPr="00CE7B25" w:rsidRDefault="00F82068" w:rsidP="00F82068">
      <w:pPr>
        <w:keepNext/>
        <w:keepLines/>
        <w:spacing w:before="120" w:after="120" w:line="240" w:lineRule="atLeast"/>
        <w:outlineLvl w:val="3"/>
        <w:rPr>
          <w:b/>
          <w:i/>
          <w:spacing w:val="-4"/>
          <w:kern w:val="28"/>
        </w:rPr>
      </w:pPr>
      <w:r w:rsidRPr="00CE7B25">
        <w:rPr>
          <w:b/>
          <w:i/>
          <w:spacing w:val="-4"/>
          <w:kern w:val="28"/>
        </w:rPr>
        <w:t xml:space="preserve">Heat transfer in recirculating flows </w:t>
      </w:r>
    </w:p>
    <w:p w:rsidR="00F82068" w:rsidRPr="00CE7B25" w:rsidRDefault="00F82068" w:rsidP="00F82068">
      <w:pPr>
        <w:pStyle w:val="BodyText"/>
      </w:pPr>
      <w:r w:rsidRPr="00CE7B25">
        <w:t xml:space="preserve">In most cross ventilation flows with recirculations the mixing between recirculation and inflow jet is only partial. </w:t>
      </w:r>
      <w:r w:rsidRPr="00CE7B25">
        <w:fldChar w:fldCharType="begin"/>
      </w:r>
      <w:r w:rsidRPr="00CE7B25">
        <w:instrText xml:space="preserve"> REF _Ref99848602 \h </w:instrText>
      </w:r>
      <w:r w:rsidRPr="00CE7B25">
        <w:fldChar w:fldCharType="separate"/>
      </w:r>
      <w:r w:rsidRPr="00CE7B25">
        <w:t xml:space="preserve">Figure </w:t>
      </w:r>
      <w:r>
        <w:rPr>
          <w:noProof/>
        </w:rPr>
        <w:t>146</w:t>
      </w:r>
      <w:r w:rsidRPr="00CE7B25">
        <w:fldChar w:fldCharType="end"/>
      </w:r>
      <w:r w:rsidRPr="00CE7B25">
        <w:t xml:space="preserve"> shows a schematic representation of the heat transfer process (showing a top view of one half of a symmetrical room). The flow is divided into three distinct streams with connected temperature variations:</w:t>
      </w:r>
    </w:p>
    <w:p w:rsidR="00F82068" w:rsidRPr="00CE7B25" w:rsidRDefault="00F82068" w:rsidP="00F82068">
      <w:pPr>
        <w:pStyle w:val="BodyText"/>
      </w:pPr>
      <w:r w:rsidRPr="00CE7B25">
        <w:t>The main jet (labeled J in the figure).</w:t>
      </w:r>
    </w:p>
    <w:p w:rsidR="00F82068" w:rsidRPr="00CE7B25" w:rsidRDefault="00F82068" w:rsidP="00F82068">
      <w:pPr>
        <w:pStyle w:val="BodyText"/>
      </w:pPr>
      <w:r w:rsidRPr="00CE7B25">
        <w:t>The part of the recirculation flow that exchanges heat with the jet (label R).</w:t>
      </w:r>
    </w:p>
    <w:p w:rsidR="00F82068" w:rsidRPr="00CE7B25" w:rsidRDefault="00F82068" w:rsidP="00F82068">
      <w:pPr>
        <w:pStyle w:val="BodyText"/>
      </w:pPr>
      <w:r w:rsidRPr="00CE7B25">
        <w:t>The wall boundary layer part of the recirculation flow (label W).</w:t>
      </w:r>
    </w:p>
    <w:p w:rsidR="00F82068" w:rsidRPr="00CE7B25" w:rsidRDefault="00F82068" w:rsidP="00F82068">
      <w:pPr>
        <w:pStyle w:val="Picture"/>
      </w:pPr>
      <w:r w:rsidRPr="008E7E10">
        <w:rPr>
          <w:noProof/>
          <w:lang w:eastAsia="zh-CN"/>
        </w:rPr>
        <w:lastRenderedPageBreak/>
        <w:drawing>
          <wp:inline distT="0" distB="0" distL="0" distR="0" wp14:anchorId="18FE5AFC" wp14:editId="70F53EE6">
            <wp:extent cx="3429000" cy="2219325"/>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453" cstate="print">
                      <a:extLst>
                        <a:ext uri="{28A0092B-C50C-407E-A947-70E740481C1C}">
                          <a14:useLocalDpi xmlns:a14="http://schemas.microsoft.com/office/drawing/2010/main" val="0"/>
                        </a:ext>
                      </a:extLst>
                    </a:blip>
                    <a:srcRect l="2036" r="4593"/>
                    <a:stretch>
                      <a:fillRect/>
                    </a:stretch>
                  </pic:blipFill>
                  <pic:spPr bwMode="auto">
                    <a:xfrm>
                      <a:off x="0" y="0"/>
                      <a:ext cx="3429000" cy="2219325"/>
                    </a:xfrm>
                    <a:prstGeom prst="rect">
                      <a:avLst/>
                    </a:prstGeom>
                    <a:noFill/>
                    <a:ln>
                      <a:noFill/>
                    </a:ln>
                  </pic:spPr>
                </pic:pic>
              </a:graphicData>
            </a:graphic>
          </wp:inline>
        </w:drawing>
      </w:r>
    </w:p>
    <w:p w:rsidR="00F82068" w:rsidRPr="00CE7B25" w:rsidRDefault="00F82068" w:rsidP="00F82068">
      <w:pPr>
        <w:pStyle w:val="Caption"/>
      </w:pPr>
      <w:bookmarkStart w:id="178" w:name="_Ref99848602"/>
      <w:bookmarkStart w:id="179" w:name="_Toc116813775"/>
      <w:r w:rsidRPr="00CE7B25">
        <w:t xml:space="preserve">Figure </w:t>
      </w:r>
      <w:fldSimple w:instr=" SEQ Figure \* ARABIC ">
        <w:r>
          <w:rPr>
            <w:noProof/>
          </w:rPr>
          <w:t>146</w:t>
        </w:r>
      </w:fldSimple>
      <w:bookmarkEnd w:id="178"/>
      <w:r w:rsidRPr="00CE7B25">
        <w:t>. Top view of the flow structure in case R.</w:t>
      </w:r>
      <w:bookmarkEnd w:id="179"/>
    </w:p>
    <w:p w:rsidR="00F82068" w:rsidRPr="00CE7B25" w:rsidRDefault="00F82068" w:rsidP="00F82068">
      <w:pPr>
        <w:pStyle w:val="BodyText"/>
      </w:pPr>
      <w:r w:rsidRPr="00CE7B25">
        <w:t xml:space="preserve">The light gray arrows show flow direction. The dark gray arrows show heat transfer in the shear layer. The recirculation region coordinate system is shown in the figure, with coordinate </w:t>
      </w:r>
      <w:r w:rsidRPr="00CE7B25">
        <w:rPr>
          <w:i/>
        </w:rPr>
        <w:t>r</w:t>
      </w:r>
      <w:r w:rsidRPr="00CE7B25">
        <w:t xml:space="preserve"> varying between 0 and </w:t>
      </w:r>
      <w:r w:rsidRPr="00CE7B25">
        <w:rPr>
          <w:i/>
        </w:rPr>
        <w:t>L</w:t>
      </w:r>
      <w:r w:rsidRPr="00CE7B25">
        <w:t>.</w:t>
      </w:r>
    </w:p>
    <w:p w:rsidR="00F82068" w:rsidRPr="00CE7B25" w:rsidRDefault="00F82068" w:rsidP="00F82068">
      <w:pPr>
        <w:pStyle w:val="Heading4"/>
      </w:pPr>
      <w:r w:rsidRPr="00CE7B25">
        <w:t>Heat transfer in a shear layer</w:t>
      </w:r>
    </w:p>
    <w:p w:rsidR="00F82068" w:rsidRPr="00CE7B25" w:rsidRDefault="00F82068" w:rsidP="00F82068">
      <w:pPr>
        <w:pStyle w:val="BodyText"/>
      </w:pPr>
      <w:r w:rsidRPr="00CE7B25">
        <w:t>It is possible to use a formulation with a heat transfer area, a convection heat transfer coefficient and an average shear layer temperature difference to model the heat exchange between jet and recirculation flows:</w:t>
      </w:r>
    </w:p>
    <w:p w:rsidR="00F82068" w:rsidRPr="00CE7B25" w:rsidRDefault="00F82068" w:rsidP="00F82068">
      <w:pPr>
        <w:pStyle w:val="Equation"/>
      </w:pPr>
      <w:r w:rsidRPr="00CE7B25">
        <w:rPr>
          <w:noProof/>
          <w:lang w:eastAsia="zh-CN"/>
        </w:rPr>
        <w:drawing>
          <wp:inline distT="0" distB="0" distL="0" distR="0" wp14:anchorId="0B7AF718" wp14:editId="0765F8D0">
            <wp:extent cx="1152525" cy="238125"/>
            <wp:effectExtent l="0" t="0" r="9525" b="9525"/>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r>
      <w:r w:rsidRPr="00CE7B25">
        <w:t xml:space="preserve">, </w:t>
      </w:r>
      <w:r w:rsidRPr="00CE7B25">
        <w:rPr>
          <w:noProof/>
          <w:lang w:eastAsia="zh-CN"/>
        </w:rPr>
        <w:drawing>
          <wp:inline distT="0" distB="0" distL="0" distR="0" wp14:anchorId="6E06F3AA" wp14:editId="1BBEB220">
            <wp:extent cx="2028825" cy="447675"/>
            <wp:effectExtent l="0" t="0" r="9525" b="9525"/>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028825" cy="44767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374</w:instrText>
        </w:r>
      </w:fldSimple>
      <w:r w:rsidRPr="00CE7B25">
        <w:instrText>)</w:instrText>
      </w:r>
      <w:r w:rsidRPr="00CE7B25">
        <w:fldChar w:fldCharType="end"/>
      </w:r>
    </w:p>
    <w:p w:rsidR="00F82068" w:rsidRPr="00CE7B25" w:rsidRDefault="00F82068" w:rsidP="00F82068">
      <w:pPr>
        <w:spacing w:before="60" w:after="60"/>
        <w:jc w:val="both"/>
        <w:rPr>
          <w:color w:val="000000"/>
        </w:rPr>
      </w:pPr>
      <w:r w:rsidRPr="00CE7B25">
        <w:rPr>
          <w:color w:val="000000"/>
        </w:rPr>
        <w:t>Locally, the heat transfer process is driven by the variable, local, temperature difference:</w:t>
      </w:r>
    </w:p>
    <w:p w:rsidR="00F82068" w:rsidRPr="00CE7B25" w:rsidRDefault="00F82068" w:rsidP="00F82068">
      <w:pPr>
        <w:pStyle w:val="Equation"/>
      </w:pPr>
      <w:r w:rsidRPr="00CE7B25">
        <w:rPr>
          <w:noProof/>
          <w:lang w:eastAsia="zh-CN"/>
        </w:rPr>
        <w:drawing>
          <wp:inline distT="0" distB="0" distL="0" distR="0" wp14:anchorId="7DC448B8" wp14:editId="6E26A58A">
            <wp:extent cx="3781425" cy="466725"/>
            <wp:effectExtent l="0" t="0" r="9525" b="9525"/>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3781425" cy="4667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375</w:instrText>
        </w:r>
      </w:fldSimple>
      <w:r w:rsidRPr="00CE7B25">
        <w:instrText>)</w:instrText>
      </w:r>
      <w:r w:rsidRPr="00CE7B25">
        <w:fldChar w:fldCharType="end"/>
      </w:r>
    </w:p>
    <w:p w:rsidR="00F82068" w:rsidRPr="00CE7B25" w:rsidRDefault="00F82068" w:rsidP="00F82068">
      <w:pPr>
        <w:pStyle w:val="Heading4"/>
      </w:pPr>
      <w:r w:rsidRPr="00CE7B25">
        <w:t>Predicting air temperature in the recirculation region of the flow</w:t>
      </w:r>
    </w:p>
    <w:p w:rsidR="00F82068" w:rsidRPr="00CE7B25" w:rsidRDefault="00F82068" w:rsidP="00F82068">
      <w:pPr>
        <w:pStyle w:val="BodyText"/>
      </w:pPr>
      <w:r w:rsidRPr="00CE7B25">
        <w:t xml:space="preserve">An accurate representation of system behavior must consider both the local heat transfer in the shear layer (varying along the </w:t>
      </w:r>
      <w:r w:rsidRPr="00CE7B25">
        <w:rPr>
          <w:i/>
        </w:rPr>
        <w:t>x</w:t>
      </w:r>
      <w:r w:rsidRPr="00CE7B25">
        <w:t xml:space="preserve"> direction, driven by the temperature profiles </w:t>
      </w:r>
      <w:r w:rsidRPr="00CE7B25">
        <w:rPr>
          <w:i/>
        </w:rPr>
        <w:t>T</w:t>
      </w:r>
      <w:r w:rsidRPr="00CE7B25">
        <w:rPr>
          <w:i/>
          <w:vertAlign w:val="subscript"/>
        </w:rPr>
        <w:t>J</w:t>
      </w:r>
      <w:r w:rsidRPr="00CE7B25">
        <w:rPr>
          <w:i/>
        </w:rPr>
        <w:t>(x)</w:t>
      </w:r>
      <w:r w:rsidRPr="00CE7B25">
        <w:t xml:space="preserve"> and </w:t>
      </w:r>
      <w:r w:rsidRPr="00CE7B25">
        <w:rPr>
          <w:i/>
        </w:rPr>
        <w:t>T</w:t>
      </w:r>
      <w:r w:rsidRPr="00CE7B25">
        <w:rPr>
          <w:i/>
          <w:vertAlign w:val="subscript"/>
        </w:rPr>
        <w:t>R</w:t>
      </w:r>
      <w:r w:rsidRPr="00CE7B25">
        <w:rPr>
          <w:i/>
        </w:rPr>
        <w:t>(x)</w:t>
      </w:r>
      <w:r w:rsidRPr="00CE7B25">
        <w:t xml:space="preserve">) and the heat transfer in the wall boundary layers (with temperature </w:t>
      </w:r>
      <w:r w:rsidRPr="00CE7B25">
        <w:rPr>
          <w:i/>
        </w:rPr>
        <w:t>T</w:t>
      </w:r>
      <w:r w:rsidRPr="00CE7B25">
        <w:rPr>
          <w:i/>
          <w:vertAlign w:val="subscript"/>
        </w:rPr>
        <w:t>W</w:t>
      </w:r>
      <w:r w:rsidRPr="00CE7B25">
        <w:rPr>
          <w:i/>
        </w:rPr>
        <w:t>(r)</w:t>
      </w:r>
      <w:r w:rsidRPr="00CE7B25">
        <w:t>). Both transfers can be modeled using differential equations, resulting in the following system of equations:</w:t>
      </w:r>
    </w:p>
    <w:p w:rsidR="00F82068" w:rsidRPr="00CE7B25" w:rsidRDefault="00F82068" w:rsidP="00F82068">
      <w:pPr>
        <w:pStyle w:val="Equation"/>
      </w:pPr>
      <w:r w:rsidRPr="00CE7B25">
        <w:rPr>
          <w:noProof/>
          <w:lang w:eastAsia="zh-CN"/>
        </w:rPr>
        <w:lastRenderedPageBreak/>
        <w:drawing>
          <wp:inline distT="0" distB="0" distL="0" distR="0" wp14:anchorId="5BA99225" wp14:editId="13588EC1">
            <wp:extent cx="2667000" cy="19812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bookmarkStart w:id="180" w:name="ZEqnNum552999"/>
      <w:r w:rsidRPr="00CE7B25">
        <w:instrText>(</w:instrText>
      </w:r>
      <w:fldSimple w:instr=" SEQ MTEqn \c \* Arabic \* MERGEFORMAT ">
        <w:r>
          <w:rPr>
            <w:noProof/>
          </w:rPr>
          <w:instrText>376</w:instrText>
        </w:r>
      </w:fldSimple>
      <w:r w:rsidRPr="00CE7B25">
        <w:instrText>)</w:instrText>
      </w:r>
      <w:bookmarkEnd w:id="180"/>
      <w:r w:rsidRPr="00CE7B25">
        <w:fldChar w:fldCharType="end"/>
      </w:r>
    </w:p>
    <w:p w:rsidR="00F82068" w:rsidRPr="00CE7B25" w:rsidRDefault="00F82068" w:rsidP="00F82068">
      <w:pPr>
        <w:pStyle w:val="BodyText"/>
      </w:pPr>
      <w:r w:rsidRPr="00CE7B25">
        <w:t>The relevant boundary conditions are:</w:t>
      </w:r>
    </w:p>
    <w:p w:rsidR="00F82068" w:rsidRPr="00CE7B25" w:rsidRDefault="00F82068" w:rsidP="00F82068">
      <w:pPr>
        <w:pStyle w:val="Equation"/>
      </w:pPr>
      <w:r w:rsidRPr="00CE7B25">
        <w:rPr>
          <w:noProof/>
          <w:lang w:eastAsia="zh-CN"/>
        </w:rPr>
        <w:drawing>
          <wp:inline distT="0" distB="0" distL="0" distR="0" wp14:anchorId="47693883" wp14:editId="2AA9CE7C">
            <wp:extent cx="2581275" cy="228600"/>
            <wp:effectExtent l="0" t="0" r="9525"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581275" cy="228600"/>
                    </a:xfrm>
                    <a:prstGeom prst="rect">
                      <a:avLst/>
                    </a:prstGeom>
                    <a:noFill/>
                    <a:ln>
                      <a:noFill/>
                    </a:ln>
                  </pic:spPr>
                </pic:pic>
              </a:graphicData>
            </a:graphic>
          </wp:inline>
        </w:drawing>
      </w:r>
    </w:p>
    <w:p w:rsidR="00F82068" w:rsidRPr="00CE7B25" w:rsidRDefault="00F82068" w:rsidP="00F82068">
      <w:pPr>
        <w:pStyle w:val="BodyText"/>
      </w:pPr>
      <w:r w:rsidRPr="00CE7B25">
        <w:t xml:space="preserve">The first equation in </w:t>
      </w:r>
      <w:r w:rsidRPr="00CE7B25">
        <w:fldChar w:fldCharType="begin"/>
      </w:r>
      <w:r w:rsidRPr="00CE7B25">
        <w:instrText xml:space="preserve"> GOTOBUTTON ZEqnNum552999  \* MERGEFORMAT </w:instrText>
      </w:r>
      <w:fldSimple w:instr=" REF ZEqnNum552999 \! \* MERGEFORMAT ">
        <w:r w:rsidRPr="00CE7B25">
          <w:instrText>(</w:instrText>
        </w:r>
        <w:r>
          <w:instrText>376</w:instrText>
        </w:r>
        <w:r w:rsidRPr="00CE7B25">
          <w:instrText>)</w:instrText>
        </w:r>
      </w:fldSimple>
      <w:r w:rsidRPr="00CE7B25">
        <w:fldChar w:fldCharType="end"/>
      </w:r>
      <w:r w:rsidRPr="00CE7B25">
        <w:t xml:space="preserve"> models heat transfer in the wall layer. The second models the temperature variation of the portion of the recirculation flow that is in contact with the jet, it differs from the third equation only in a sign (the temperature variation in </w:t>
      </w:r>
      <w:r w:rsidRPr="00CE7B25">
        <w:rPr>
          <w:i/>
        </w:rPr>
        <w:t>T</w:t>
      </w:r>
      <w:r w:rsidRPr="00CE7B25">
        <w:rPr>
          <w:i/>
          <w:vertAlign w:val="subscript"/>
        </w:rPr>
        <w:t>R</w:t>
      </w:r>
      <w:r w:rsidRPr="00CE7B25">
        <w:t xml:space="preserve"> is symmetric to the variation in </w:t>
      </w:r>
      <w:r w:rsidRPr="00CE7B25">
        <w:rPr>
          <w:i/>
        </w:rPr>
        <w:t>T</w:t>
      </w:r>
      <w:r w:rsidRPr="00CE7B25">
        <w:rPr>
          <w:i/>
          <w:vertAlign w:val="subscript"/>
        </w:rPr>
        <w:t>J</w:t>
      </w:r>
      <w:r w:rsidRPr="00CE7B25">
        <w:t>) and the flow rate (</w:t>
      </w:r>
      <w:r w:rsidRPr="00CE7B25">
        <w:rPr>
          <w:i/>
        </w:rPr>
        <w:t>F.R</w:t>
      </w:r>
      <w:r w:rsidRPr="00CE7B25">
        <w:t xml:space="preserve"> for the recirculation and </w:t>
      </w:r>
      <w:r w:rsidRPr="00CE7B25">
        <w:rPr>
          <w:i/>
        </w:rPr>
        <w:t>F</w:t>
      </w:r>
      <w:r w:rsidRPr="00CE7B25">
        <w:t xml:space="preserve"> for the main jet). The temperature in the recirculation region is given by:</w:t>
      </w:r>
    </w:p>
    <w:p w:rsidR="00F82068" w:rsidRPr="00CE7B25" w:rsidRDefault="00F82068" w:rsidP="00F82068">
      <w:pPr>
        <w:pStyle w:val="Equation"/>
      </w:pPr>
      <w:r w:rsidRPr="00CE7B25">
        <w:rPr>
          <w:noProof/>
          <w:lang w:eastAsia="zh-CN"/>
        </w:rPr>
        <w:drawing>
          <wp:inline distT="0" distB="0" distL="0" distR="0" wp14:anchorId="4F633D2B" wp14:editId="2D2E7775">
            <wp:extent cx="3248025" cy="695325"/>
            <wp:effectExtent l="0" t="0" r="9525" b="9525"/>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3248025" cy="6953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377</w:instrText>
        </w:r>
      </w:fldSimple>
      <w:r w:rsidRPr="00CE7B25">
        <w:instrText>)</w:instrText>
      </w:r>
      <w:r w:rsidRPr="00CE7B25">
        <w:fldChar w:fldCharType="end"/>
      </w:r>
    </w:p>
    <w:p w:rsidR="00F82068" w:rsidRPr="00CE7B25" w:rsidRDefault="00F82068" w:rsidP="00F82068">
      <w:pPr>
        <w:pStyle w:val="Heading4"/>
      </w:pPr>
      <w:r w:rsidRPr="00CE7B25">
        <w:t>Heat transfer in recirculating flows with internal gains</w:t>
      </w:r>
    </w:p>
    <w:p w:rsidR="00F82068" w:rsidRPr="00CE7B25" w:rsidRDefault="00F82068" w:rsidP="00F82068">
      <w:pPr>
        <w:pStyle w:val="BodyText"/>
      </w:pPr>
      <w:r w:rsidRPr="00CE7B25">
        <w:t>Whereas surface heat transfer is an important component of room heat transfer, internal gains often dominate the room temperature field. Referring to the previously used subdivision of the room into jet and recirculation regions we can see that gains can occur exclusively in the jet region, exclusively in the recirculation region or in both regions.</w:t>
      </w:r>
    </w:p>
    <w:p w:rsidR="00F82068" w:rsidRPr="00CE7B25" w:rsidRDefault="00F82068" w:rsidP="00F82068">
      <w:pPr>
        <w:pStyle w:val="Heading4"/>
      </w:pPr>
      <w:r w:rsidRPr="00CE7B25">
        <w:t>Heat gains in the jet region</w:t>
      </w:r>
    </w:p>
    <w:p w:rsidR="00F82068" w:rsidRPr="00CE7B25" w:rsidRDefault="00F82068" w:rsidP="00F82068">
      <w:pPr>
        <w:pStyle w:val="BodyText"/>
      </w:pPr>
      <w:r w:rsidRPr="00CE7B25">
        <w:t>The effect of gains in the jet region on room air temperature distribution is simple to model and, within the first order accuracy goal, can be characterized as follows:</w:t>
      </w:r>
    </w:p>
    <w:p w:rsidR="00F82068" w:rsidRPr="00CE7B25" w:rsidRDefault="00F82068" w:rsidP="00F82068">
      <w:pPr>
        <w:pStyle w:val="BodyText"/>
      </w:pPr>
      <w:r w:rsidRPr="00CE7B25">
        <w:t>For gains occurring in the jet region (between the inlet and the room outlet) a change in inflow temperature is an adequate, conservative approximation. From energy conservation we conclude that the altered inflow temperature is given by:</w:t>
      </w:r>
    </w:p>
    <w:p w:rsidR="00F82068" w:rsidRPr="00CE7B25" w:rsidRDefault="00F82068" w:rsidP="00F82068">
      <w:pPr>
        <w:pStyle w:val="Equation"/>
      </w:pPr>
      <w:r w:rsidRPr="00CE7B25">
        <w:rPr>
          <w:noProof/>
          <w:lang w:eastAsia="zh-CN"/>
        </w:rPr>
        <w:drawing>
          <wp:inline distT="0" distB="0" distL="0" distR="0" wp14:anchorId="6AA99F5D" wp14:editId="0853A727">
            <wp:extent cx="1171575" cy="428625"/>
            <wp:effectExtent l="0" t="0" r="9525" b="9525"/>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171575" cy="4286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bookmarkStart w:id="181" w:name="ZEqnNum886284"/>
      <w:r w:rsidRPr="00CE7B25">
        <w:instrText>(</w:instrText>
      </w:r>
      <w:fldSimple w:instr=" SEQ MTEqn \c \* Arabic \* MERGEFORMAT ">
        <w:r>
          <w:rPr>
            <w:noProof/>
          </w:rPr>
          <w:instrText>378</w:instrText>
        </w:r>
      </w:fldSimple>
      <w:r w:rsidRPr="00CE7B25">
        <w:instrText>)</w:instrText>
      </w:r>
      <w:bookmarkEnd w:id="181"/>
      <w:r w:rsidRPr="00CE7B25">
        <w:fldChar w:fldCharType="end"/>
      </w:r>
    </w:p>
    <w:p w:rsidR="00F82068" w:rsidRPr="00CE7B25" w:rsidRDefault="00F82068" w:rsidP="00F82068">
      <w:pPr>
        <w:pStyle w:val="BodyText"/>
      </w:pPr>
      <w:r w:rsidRPr="00CE7B25">
        <w:t>Gains occurring in the jet region, close to the outlet can be ignored in a first order accuracy model.</w:t>
      </w:r>
    </w:p>
    <w:p w:rsidR="00F82068" w:rsidRPr="00CE7B25" w:rsidRDefault="00F82068" w:rsidP="00F82068">
      <w:pPr>
        <w:pStyle w:val="BodyText"/>
      </w:pPr>
      <w:r w:rsidRPr="00CE7B25">
        <w:t xml:space="preserve">Clearly the two approaches described above are only exact when: the gains occur at the inlet and perfectly mix with the inflow jet (for the first case), or whenever the gains occur very close to the outlet (in the second case). In all other situations, the first approach provides a conservative approximation. In the model implementation in EnergyPlus the user will not define </w:t>
      </w:r>
      <w:r w:rsidRPr="00CE7B25">
        <w:lastRenderedPageBreak/>
        <w:t>the exact location of the heat gains within each region of the flow therefore, heat gains in the jet region, are inserted in two equal parts in two separate points of the jet flow (in the room entrance and before the exit, see points r=0 and r=L</w:t>
      </w:r>
      <w:r w:rsidRPr="00CE7B25">
        <w:rPr>
          <w:vertAlign w:val="subscript"/>
        </w:rPr>
        <w:t>R</w:t>
      </w:r>
      <w:r w:rsidRPr="00CE7B25">
        <w:t xml:space="preserve"> in </w:t>
      </w:r>
      <w:r w:rsidRPr="00CE7B25">
        <w:fldChar w:fldCharType="begin"/>
      </w:r>
      <w:r w:rsidRPr="00CE7B25">
        <w:instrText xml:space="preserve"> REF _Ref99848602 \h </w:instrText>
      </w:r>
      <w:r w:rsidRPr="00CE7B25">
        <w:fldChar w:fldCharType="separate"/>
      </w:r>
      <w:r w:rsidRPr="00CE7B25">
        <w:t xml:space="preserve">Figure </w:t>
      </w:r>
      <w:r>
        <w:rPr>
          <w:noProof/>
        </w:rPr>
        <w:t>146</w:t>
      </w:r>
      <w:r w:rsidRPr="00CE7B25">
        <w:fldChar w:fldCharType="end"/>
      </w:r>
      <w:r w:rsidRPr="00CE7B25">
        <w:t>).</w:t>
      </w:r>
    </w:p>
    <w:p w:rsidR="00F82068" w:rsidRPr="00CE7B25" w:rsidRDefault="00F82068" w:rsidP="00F82068">
      <w:pPr>
        <w:pStyle w:val="Heading4"/>
      </w:pPr>
      <w:r w:rsidRPr="00CE7B25">
        <w:t>Heat gains in the recirculation region</w:t>
      </w:r>
    </w:p>
    <w:p w:rsidR="00F82068" w:rsidRPr="00CE7B25" w:rsidRDefault="00F82068" w:rsidP="00F82068">
      <w:pPr>
        <w:pStyle w:val="BodyText"/>
      </w:pPr>
      <w:r w:rsidRPr="00CE7B25">
        <w:t>When heat gains occur in the recirculation region significant heat accumulation occurs due to the limited heat transfer ability of the shear layer. Due to this limited ability, the recirculation is partially isolated from the main jet flow and higher temperatures are generated in this region whenever heat gains are present. The concept of a global heat transfer coefficient is not applicable.</w:t>
      </w:r>
    </w:p>
    <w:p w:rsidR="00F82068" w:rsidRPr="00CE7B25" w:rsidRDefault="00F82068" w:rsidP="00F82068">
      <w:pPr>
        <w:pStyle w:val="BodyText"/>
      </w:pPr>
      <w:r w:rsidRPr="00CE7B25">
        <w:t>In the case of a flow in a room with adiabatic surfaces and heat gains in the recirculation region the indoor air temperatures can be predicted using the solution to the following system of equations:</w:t>
      </w:r>
    </w:p>
    <w:p w:rsidR="00F82068" w:rsidRPr="00CE7B25" w:rsidRDefault="00F82068" w:rsidP="00F82068">
      <w:pPr>
        <w:pStyle w:val="Equation"/>
      </w:pPr>
      <w:r w:rsidRPr="00CE7B25">
        <w:rPr>
          <w:noProof/>
          <w:lang w:eastAsia="zh-CN"/>
        </w:rPr>
        <w:drawing>
          <wp:inline distT="0" distB="0" distL="0" distR="0" wp14:anchorId="0C403A05" wp14:editId="16FE83CC">
            <wp:extent cx="2667000" cy="1752600"/>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bookmarkStart w:id="182" w:name="ZEqnNum300064"/>
      <w:r w:rsidRPr="00CE7B25">
        <w:instrText>(</w:instrText>
      </w:r>
      <w:fldSimple w:instr=" SEQ MTEqn \c \* Arabic \* MERGEFORMAT ">
        <w:r>
          <w:rPr>
            <w:noProof/>
          </w:rPr>
          <w:instrText>379</w:instrText>
        </w:r>
      </w:fldSimple>
      <w:r w:rsidRPr="00CE7B25">
        <w:instrText>)</w:instrText>
      </w:r>
      <w:bookmarkEnd w:id="182"/>
      <w:r w:rsidRPr="00CE7B25">
        <w:fldChar w:fldCharType="end"/>
      </w:r>
    </w:p>
    <w:p w:rsidR="00F82068" w:rsidRPr="00CE7B25" w:rsidRDefault="00F82068" w:rsidP="00F82068">
      <w:pPr>
        <w:pStyle w:val="BodyText"/>
      </w:pPr>
      <w:r w:rsidRPr="00CE7B25">
        <w:t>This system of equations differs from system F16 in several ways. Because there is no wall heat transfer there is no need to split the recirculation flow in two parts (</w:t>
      </w:r>
      <w:r w:rsidRPr="00CE7B25">
        <w:rPr>
          <w:i/>
        </w:rPr>
        <w:t>R</w:t>
      </w:r>
      <w:r w:rsidRPr="00CE7B25">
        <w:t xml:space="preserve"> and </w:t>
      </w:r>
      <w:r w:rsidRPr="00CE7B25">
        <w:rPr>
          <w:i/>
        </w:rPr>
        <w:t>W</w:t>
      </w:r>
      <w:r w:rsidRPr="00CE7B25">
        <w:t xml:space="preserve">). The temperature increase in the recirculation flow is simply defined by the internal gains (first equation in </w:t>
      </w:r>
      <w:r w:rsidRPr="00CE7B25">
        <w:fldChar w:fldCharType="begin"/>
      </w:r>
      <w:r w:rsidRPr="00CE7B25">
        <w:instrText xml:space="preserve"> GOTOBUTTON ZEqnNum886284  \* MERGEFORMAT </w:instrText>
      </w:r>
      <w:fldSimple w:instr=" REF ZEqnNum886284 \! \* MERGEFORMAT ">
        <w:r w:rsidRPr="00CE7B25">
          <w:instrText>(</w:instrText>
        </w:r>
        <w:r>
          <w:instrText>378</w:instrText>
        </w:r>
        <w:r w:rsidRPr="00CE7B25">
          <w:instrText>)</w:instrText>
        </w:r>
      </w:fldSimple>
      <w:r w:rsidRPr="00CE7B25">
        <w:fldChar w:fldCharType="end"/>
      </w:r>
      <w:r w:rsidRPr="00CE7B25">
        <w:t xml:space="preserve">). The second and third equations in </w:t>
      </w:r>
      <w:r w:rsidRPr="00CE7B25">
        <w:fldChar w:fldCharType="begin"/>
      </w:r>
      <w:r w:rsidRPr="00CE7B25">
        <w:instrText xml:space="preserve"> GOTOBUTTON ZEqnNum300064  \* MERGEFORMAT </w:instrText>
      </w:r>
      <w:fldSimple w:instr=" REF ZEqnNum300064 \! \* MERGEFORMAT ">
        <w:r w:rsidRPr="00CE7B25">
          <w:instrText>(</w:instrText>
        </w:r>
        <w:r>
          <w:instrText>379</w:instrText>
        </w:r>
        <w:r w:rsidRPr="00CE7B25">
          <w:instrText>)</w:instrText>
        </w:r>
      </w:fldSimple>
      <w:r w:rsidRPr="00CE7B25">
        <w:fldChar w:fldCharType="end"/>
      </w:r>
      <w:r w:rsidRPr="00CE7B25">
        <w:t xml:space="preserve"> model shear layer heat transfer are similar in the two cases (</w:t>
      </w:r>
      <w:r w:rsidRPr="00CE7B25">
        <w:fldChar w:fldCharType="begin"/>
      </w:r>
      <w:r w:rsidRPr="00CE7B25">
        <w:instrText xml:space="preserve"> GOTOBUTTON ZEqnNum552999  \* MERGEFORMAT </w:instrText>
      </w:r>
      <w:fldSimple w:instr=" REF ZEqnNum552999 \! \* MERGEFORMAT ">
        <w:r w:rsidRPr="00CE7B25">
          <w:instrText>(</w:instrText>
        </w:r>
        <w:r>
          <w:instrText>376</w:instrText>
        </w:r>
        <w:r w:rsidRPr="00CE7B25">
          <w:instrText>)</w:instrText>
        </w:r>
      </w:fldSimple>
      <w:r w:rsidRPr="00CE7B25">
        <w:fldChar w:fldCharType="end"/>
      </w:r>
      <w:r w:rsidRPr="00CE7B25">
        <w:t xml:space="preserve"> and </w:t>
      </w:r>
      <w:r w:rsidRPr="00CE7B25">
        <w:fldChar w:fldCharType="begin"/>
      </w:r>
      <w:r w:rsidRPr="00CE7B25">
        <w:instrText xml:space="preserve"> GOTOBUTTON ZEqnNum300064  \* MERGEFORMAT </w:instrText>
      </w:r>
      <w:fldSimple w:instr=" REF ZEqnNum300064 \! \* MERGEFORMAT ">
        <w:r w:rsidRPr="00CE7B25">
          <w:instrText>(</w:instrText>
        </w:r>
        <w:r>
          <w:instrText>379</w:instrText>
        </w:r>
        <w:r w:rsidRPr="00CE7B25">
          <w:instrText>)</w:instrText>
        </w:r>
      </w:fldSimple>
      <w:r w:rsidRPr="00CE7B25">
        <w:fldChar w:fldCharType="end"/>
      </w:r>
      <w:r w:rsidRPr="00CE7B25">
        <w:t>).</w:t>
      </w:r>
    </w:p>
    <w:p w:rsidR="00F82068" w:rsidRPr="00CE7B25" w:rsidRDefault="00F82068" w:rsidP="00F82068">
      <w:pPr>
        <w:pStyle w:val="BodyText"/>
      </w:pPr>
      <w:r w:rsidRPr="00CE7B25">
        <w:t xml:space="preserve">The recirculation flow temperature at </w:t>
      </w:r>
      <w:r w:rsidRPr="00CE7B25">
        <w:rPr>
          <w:i/>
        </w:rPr>
        <w:t>x</w:t>
      </w:r>
      <w:r w:rsidRPr="00CE7B25">
        <w:t>=0 is given by:</w:t>
      </w:r>
    </w:p>
    <w:p w:rsidR="00F82068" w:rsidRPr="00CE7B25" w:rsidRDefault="00F82068" w:rsidP="00F82068">
      <w:pPr>
        <w:pStyle w:val="Equation"/>
      </w:pPr>
      <w:r w:rsidRPr="00CE7B25">
        <w:rPr>
          <w:noProof/>
          <w:lang w:eastAsia="zh-CN"/>
        </w:rPr>
        <w:drawing>
          <wp:inline distT="0" distB="0" distL="0" distR="0" wp14:anchorId="3D12E281" wp14:editId="18884DF3">
            <wp:extent cx="2552700" cy="657225"/>
            <wp:effectExtent l="0" t="0" r="0" b="9525"/>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552700" cy="6572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380</w:instrText>
        </w:r>
      </w:fldSimple>
      <w:r w:rsidRPr="00CE7B25">
        <w:instrText>)</w:instrText>
      </w:r>
      <w:r w:rsidRPr="00CE7B25">
        <w:fldChar w:fldCharType="end"/>
      </w:r>
    </w:p>
    <w:p w:rsidR="00F82068" w:rsidRPr="00CE7B25" w:rsidRDefault="00F82068" w:rsidP="00F82068">
      <w:pPr>
        <w:pStyle w:val="BodyText"/>
      </w:pPr>
      <w:r w:rsidRPr="00CE7B25">
        <w:t>The temperature in the recirculation is inversely proportional to the recirculation flow ratio (</w:t>
      </w:r>
      <w:r w:rsidRPr="00CE7B25">
        <w:rPr>
          <w:i/>
        </w:rPr>
        <w:t>R</w:t>
      </w:r>
      <w:r w:rsidRPr="00CE7B25">
        <w:t xml:space="preserve">) and the shear layer area (measured by the product: </w:t>
      </w:r>
      <w:r w:rsidRPr="00CE7B25">
        <w:rPr>
          <w:i/>
        </w:rPr>
        <w:t>A</w:t>
      </w:r>
      <w:r w:rsidRPr="00CE7B25">
        <w:rPr>
          <w:i/>
          <w:vertAlign w:val="subscript"/>
        </w:rPr>
        <w:t>SL</w:t>
      </w:r>
      <w:r w:rsidRPr="00CE7B25">
        <w:rPr>
          <w:i/>
        </w:rPr>
        <w:t xml:space="preserve"> h</w:t>
      </w:r>
      <w:r w:rsidRPr="00CE7B25">
        <w:rPr>
          <w:i/>
          <w:vertAlign w:val="subscript"/>
        </w:rPr>
        <w:t>SL</w:t>
      </w:r>
      <w:r w:rsidRPr="00CE7B25">
        <w:t xml:space="preserve">). As both of these parameters increase this expression becomes similar to </w:t>
      </w:r>
      <w:r w:rsidRPr="00CE7B25">
        <w:fldChar w:fldCharType="begin"/>
      </w:r>
      <w:r w:rsidRPr="00CE7B25">
        <w:instrText xml:space="preserve"> GOTOBUTTON ZEqnNum886284  \* MERGEFORMAT </w:instrText>
      </w:r>
      <w:fldSimple w:instr=" REF ZEqnNum886284 \! \* MERGEFORMAT ">
        <w:r w:rsidRPr="00CE7B25">
          <w:instrText>(</w:instrText>
        </w:r>
        <w:r>
          <w:instrText>378</w:instrText>
        </w:r>
        <w:r w:rsidRPr="00CE7B25">
          <w:instrText>)</w:instrText>
        </w:r>
      </w:fldSimple>
      <w:r w:rsidRPr="00CE7B25">
        <w:fldChar w:fldCharType="end"/>
      </w:r>
      <w:r w:rsidRPr="00CE7B25">
        <w:t xml:space="preserve">. The recirculation flow temperature at </w:t>
      </w:r>
      <w:r w:rsidRPr="00CE7B25">
        <w:rPr>
          <w:i/>
        </w:rPr>
        <w:t>x=L</w:t>
      </w:r>
      <w:r w:rsidRPr="00CE7B25">
        <w:t xml:space="preserve"> is given by:</w:t>
      </w:r>
    </w:p>
    <w:p w:rsidR="00F82068" w:rsidRPr="00CE7B25" w:rsidRDefault="00F82068" w:rsidP="00F82068">
      <w:pPr>
        <w:pStyle w:val="Equation"/>
      </w:pPr>
      <w:r w:rsidRPr="00CE7B25">
        <w:rPr>
          <w:noProof/>
          <w:lang w:eastAsia="zh-CN"/>
        </w:rPr>
        <w:drawing>
          <wp:inline distT="0" distB="0" distL="0" distR="0" wp14:anchorId="40232A03" wp14:editId="200F7A8D">
            <wp:extent cx="1228725" cy="228600"/>
            <wp:effectExtent l="0" t="0" r="9525"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381</w:instrText>
        </w:r>
      </w:fldSimple>
      <w:r w:rsidRPr="00CE7B25">
        <w:instrText>)</w:instrText>
      </w:r>
      <w:r w:rsidRPr="00CE7B25">
        <w:fldChar w:fldCharType="end"/>
      </w:r>
    </w:p>
    <w:p w:rsidR="00F82068" w:rsidRPr="00CE7B25" w:rsidRDefault="00F82068" w:rsidP="00F82068">
      <w:pPr>
        <w:pStyle w:val="BodyText"/>
      </w:pPr>
      <w:r w:rsidRPr="00CE7B25">
        <w:t>The temperature variations in the recirculation flow is given by:</w:t>
      </w:r>
    </w:p>
    <w:p w:rsidR="00F82068" w:rsidRPr="00CE7B25" w:rsidRDefault="00F82068" w:rsidP="00F82068">
      <w:pPr>
        <w:pStyle w:val="Equation"/>
      </w:pPr>
      <w:r w:rsidRPr="00CE7B25">
        <w:rPr>
          <w:noProof/>
          <w:lang w:eastAsia="zh-CN"/>
        </w:rPr>
        <w:drawing>
          <wp:inline distT="0" distB="0" distL="0" distR="0" wp14:anchorId="0CDD3550" wp14:editId="1D52F97C">
            <wp:extent cx="1019175" cy="428625"/>
            <wp:effectExtent l="0" t="0" r="9525" b="9525"/>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1019175" cy="4286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382</w:instrText>
        </w:r>
      </w:fldSimple>
      <w:r w:rsidRPr="00CE7B25">
        <w:instrText>)</w:instrText>
      </w:r>
      <w:r w:rsidRPr="00CE7B25">
        <w:fldChar w:fldCharType="end"/>
      </w:r>
    </w:p>
    <w:p w:rsidR="00F82068" w:rsidRPr="00CE7B25" w:rsidRDefault="00F82068" w:rsidP="00F82068">
      <w:pPr>
        <w:pStyle w:val="Heading4"/>
      </w:pPr>
      <w:r w:rsidRPr="00CE7B25">
        <w:lastRenderedPageBreak/>
        <w:t>Combined effects of surface heat transfer and internal gains in the recirculation region</w:t>
      </w:r>
    </w:p>
    <w:p w:rsidR="00F82068" w:rsidRPr="00CE7B25" w:rsidRDefault="00F82068" w:rsidP="00F82068">
      <w:pPr>
        <w:pStyle w:val="BodyText"/>
      </w:pPr>
      <w:r w:rsidRPr="00CE7B25">
        <w:t>In this case, the following system of equations must be solved:</w:t>
      </w:r>
    </w:p>
    <w:p w:rsidR="00F82068" w:rsidRPr="00CE7B25" w:rsidRDefault="00F82068" w:rsidP="00F82068">
      <w:pPr>
        <w:pStyle w:val="Equation"/>
      </w:pPr>
      <w:r w:rsidRPr="00CE7B25">
        <w:rPr>
          <w:noProof/>
          <w:lang w:eastAsia="zh-CN"/>
        </w:rPr>
        <w:drawing>
          <wp:inline distT="0" distB="0" distL="0" distR="0" wp14:anchorId="1339BF19" wp14:editId="2964ECA3">
            <wp:extent cx="2857500" cy="1981200"/>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bookmarkStart w:id="183" w:name="ZEqnNum285075"/>
      <w:r w:rsidRPr="00CE7B25">
        <w:instrText>(</w:instrText>
      </w:r>
      <w:fldSimple w:instr=" SEQ MTEqn \c \* Arabic \* MERGEFORMAT ">
        <w:r>
          <w:rPr>
            <w:noProof/>
          </w:rPr>
          <w:instrText>383</w:instrText>
        </w:r>
      </w:fldSimple>
      <w:r w:rsidRPr="00CE7B25">
        <w:instrText>)</w:instrText>
      </w:r>
      <w:bookmarkEnd w:id="183"/>
      <w:r w:rsidRPr="00CE7B25">
        <w:fldChar w:fldCharType="end"/>
      </w:r>
    </w:p>
    <w:p w:rsidR="00F82068" w:rsidRPr="00CE7B25" w:rsidRDefault="00F82068" w:rsidP="00F82068">
      <w:pPr>
        <w:pStyle w:val="BodyText"/>
      </w:pPr>
      <w:r w:rsidRPr="00CE7B25">
        <w:t xml:space="preserve">With the boundary conditions: </w:t>
      </w:r>
      <w:r w:rsidRPr="00CE7B25">
        <w:rPr>
          <w:noProof/>
          <w:position w:val="-12"/>
          <w:lang w:eastAsia="zh-CN"/>
        </w:rPr>
        <w:drawing>
          <wp:inline distT="0" distB="0" distL="0" distR="0" wp14:anchorId="1FD6F8CA" wp14:editId="1513337A">
            <wp:extent cx="2543175" cy="228600"/>
            <wp:effectExtent l="0" t="0" r="9525"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2543175" cy="228600"/>
                    </a:xfrm>
                    <a:prstGeom prst="rect">
                      <a:avLst/>
                    </a:prstGeom>
                    <a:noFill/>
                    <a:ln>
                      <a:noFill/>
                    </a:ln>
                  </pic:spPr>
                </pic:pic>
              </a:graphicData>
            </a:graphic>
          </wp:inline>
        </w:drawing>
      </w:r>
    </w:p>
    <w:p w:rsidR="00F82068" w:rsidRPr="00CE7B25" w:rsidRDefault="00F82068" w:rsidP="00F82068">
      <w:pPr>
        <w:pStyle w:val="BodyText"/>
      </w:pPr>
      <w:r w:rsidRPr="00CE7B25">
        <w:t>For simplicity the heat gains are considered to be evenly distributed along the recirculation path. The temperature variation in the recirculation region is given by:</w:t>
      </w:r>
    </w:p>
    <w:p w:rsidR="00F82068" w:rsidRPr="00CE7B25" w:rsidRDefault="00F82068" w:rsidP="00F82068">
      <w:pPr>
        <w:pStyle w:val="Equation"/>
      </w:pPr>
      <w:r w:rsidRPr="00CE7B25">
        <w:rPr>
          <w:noProof/>
          <w:lang w:eastAsia="zh-CN"/>
        </w:rPr>
        <w:drawing>
          <wp:inline distT="0" distB="0" distL="0" distR="0" wp14:anchorId="1CAA9DD9" wp14:editId="58764F18">
            <wp:extent cx="4143375" cy="695325"/>
            <wp:effectExtent l="0" t="0" r="9525" b="9525"/>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4143375" cy="695325"/>
                    </a:xfrm>
                    <a:prstGeom prst="rect">
                      <a:avLst/>
                    </a:prstGeom>
                    <a:noFill/>
                    <a:ln>
                      <a:noFill/>
                    </a:ln>
                  </pic:spPr>
                </pic:pic>
              </a:graphicData>
            </a:graphic>
          </wp:inline>
        </w:drawing>
      </w:r>
      <w:r w:rsidRPr="00CE7B25">
        <w:tab/>
      </w:r>
      <w:r w:rsidRPr="00CE7B25">
        <w:fldChar w:fldCharType="begin"/>
      </w:r>
      <w:r w:rsidRPr="00CE7B25">
        <w:instrText xml:space="preserve"> MACROBUTTON MTPlaceRef \* MERGEFORMAT </w:instrText>
      </w:r>
      <w:r w:rsidRPr="00CE7B25">
        <w:fldChar w:fldCharType="begin"/>
      </w:r>
      <w:r w:rsidRPr="00CE7B25">
        <w:instrText xml:space="preserve"> SEQ MTEqn \h \* MERGEFORMAT </w:instrText>
      </w:r>
      <w:r w:rsidRPr="00CE7B25">
        <w:fldChar w:fldCharType="end"/>
      </w:r>
      <w:r w:rsidRPr="00CE7B25">
        <w:instrText>(</w:instrText>
      </w:r>
      <w:fldSimple w:instr=" SEQ MTEqn \c \* Arabic \* MERGEFORMAT ">
        <w:r>
          <w:rPr>
            <w:noProof/>
          </w:rPr>
          <w:instrText>384</w:instrText>
        </w:r>
      </w:fldSimple>
      <w:r w:rsidRPr="00CE7B25">
        <w:instrText>)</w:instrText>
      </w:r>
      <w:r w:rsidRPr="00CE7B25">
        <w:fldChar w:fldCharType="end"/>
      </w:r>
    </w:p>
    <w:p w:rsidR="00F82068" w:rsidRPr="004B3F0B" w:rsidRDefault="00F82068" w:rsidP="00F82068">
      <w:pPr>
        <w:pStyle w:val="BodyText"/>
      </w:pPr>
    </w:p>
    <w:p w:rsidR="00F82068" w:rsidRDefault="00F82068" w:rsidP="00F82068">
      <w:pPr>
        <w:pStyle w:val="Caption"/>
      </w:pPr>
      <w:r>
        <w:t xml:space="preserve">Table </w:t>
      </w:r>
      <w:fldSimple w:instr=" SEQ Table \* ARABIC ">
        <w:r>
          <w:rPr>
            <w:noProof/>
          </w:rPr>
          <w:t>48</w:t>
        </w:r>
      </w:fldSimple>
      <w:r>
        <w:t>. List of variables for CV model</w:t>
      </w:r>
    </w:p>
    <w:tbl>
      <w:tblPr>
        <w:tblStyle w:val="TableGrid"/>
        <w:tblW w:w="0" w:type="auto"/>
        <w:tblLook w:val="04A0" w:firstRow="1" w:lastRow="0" w:firstColumn="1" w:lastColumn="0" w:noHBand="0" w:noVBand="1"/>
      </w:tblPr>
      <w:tblGrid>
        <w:gridCol w:w="2764"/>
        <w:gridCol w:w="1811"/>
        <w:gridCol w:w="4775"/>
      </w:tblGrid>
      <w:tr w:rsidR="00F82068" w:rsidRPr="00527E78" w:rsidTr="00B4614C">
        <w:tc>
          <w:tcPr>
            <w:tcW w:w="2816" w:type="dxa"/>
            <w:shd w:val="clear" w:color="auto" w:fill="D5DCE4" w:themeFill="text2" w:themeFillTint="33"/>
          </w:tcPr>
          <w:p w:rsidR="00F82068" w:rsidRPr="00527E78" w:rsidRDefault="00F82068" w:rsidP="00B4614C">
            <w:pPr>
              <w:pStyle w:val="TableHeader"/>
            </w:pPr>
            <w:r w:rsidRPr="00527E78">
              <w:t>Symbol</w:t>
            </w:r>
          </w:p>
        </w:tc>
        <w:tc>
          <w:tcPr>
            <w:tcW w:w="1852" w:type="dxa"/>
            <w:shd w:val="clear" w:color="auto" w:fill="D5DCE4" w:themeFill="text2" w:themeFillTint="33"/>
          </w:tcPr>
          <w:p w:rsidR="00F82068" w:rsidRPr="00527E78" w:rsidRDefault="00F82068" w:rsidP="00B4614C">
            <w:pPr>
              <w:pStyle w:val="TableHeader"/>
            </w:pPr>
            <w:r w:rsidRPr="00527E78">
              <w:t>Units</w:t>
            </w:r>
          </w:p>
        </w:tc>
        <w:tc>
          <w:tcPr>
            <w:tcW w:w="4908" w:type="dxa"/>
            <w:shd w:val="clear" w:color="auto" w:fill="D5DCE4" w:themeFill="text2" w:themeFillTint="33"/>
          </w:tcPr>
          <w:p w:rsidR="00F82068" w:rsidRPr="00527E78" w:rsidRDefault="00F82068" w:rsidP="00B4614C">
            <w:pPr>
              <w:pStyle w:val="TableHeader"/>
            </w:pPr>
            <w:r w:rsidRPr="00527E78">
              <w:t>Description</w:t>
            </w:r>
          </w:p>
        </w:tc>
      </w:tr>
      <w:tr w:rsidR="00F82068" w:rsidRPr="00527E78" w:rsidTr="00B4614C">
        <w:tc>
          <w:tcPr>
            <w:tcW w:w="2816" w:type="dxa"/>
          </w:tcPr>
          <w:p w:rsidR="00F82068" w:rsidRPr="00527E78" w:rsidRDefault="00F82068" w:rsidP="00B4614C">
            <w:pPr>
              <w:pStyle w:val="TableText"/>
            </w:pPr>
            <w:r w:rsidRPr="00527E78">
              <w:t>a</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Slope of correlation line of best fit</w:t>
            </w:r>
          </w:p>
        </w:tc>
      </w:tr>
      <w:tr w:rsidR="00F82068" w:rsidRPr="0043505E" w:rsidTr="00B4614C">
        <w:tc>
          <w:tcPr>
            <w:tcW w:w="2816" w:type="dxa"/>
          </w:tcPr>
          <w:p w:rsidR="00F82068" w:rsidRPr="00FE7DAC" w:rsidRDefault="00F82068" w:rsidP="00B4614C">
            <w:pPr>
              <w:pStyle w:val="TableText"/>
            </w:pPr>
            <w:r w:rsidRPr="00FE7DAC">
              <w:t>A</w:t>
            </w:r>
            <w:r w:rsidRPr="00FE7DAC">
              <w:rPr>
                <w:vertAlign w:val="subscript"/>
              </w:rPr>
              <w:t>in</w:t>
            </w:r>
          </w:p>
        </w:tc>
        <w:tc>
          <w:tcPr>
            <w:tcW w:w="1852" w:type="dxa"/>
          </w:tcPr>
          <w:p w:rsidR="00F82068" w:rsidRPr="00FE7DAC" w:rsidRDefault="00F82068" w:rsidP="00B4614C">
            <w:pPr>
              <w:pStyle w:val="TableText"/>
            </w:pPr>
            <w:r w:rsidRPr="00FE7DAC">
              <w:t>m</w:t>
            </w:r>
            <w:r w:rsidRPr="00FE7DAC">
              <w:rPr>
                <w:vertAlign w:val="superscript"/>
              </w:rPr>
              <w:t>2</w:t>
            </w:r>
          </w:p>
        </w:tc>
        <w:tc>
          <w:tcPr>
            <w:tcW w:w="4908" w:type="dxa"/>
          </w:tcPr>
          <w:p w:rsidR="00F82068" w:rsidRPr="00FE7DAC" w:rsidRDefault="00F82068" w:rsidP="00B4614C">
            <w:pPr>
              <w:pStyle w:val="TableText"/>
            </w:pPr>
            <w:r w:rsidRPr="00FE7DAC">
              <w:t>Inlet area</w:t>
            </w:r>
          </w:p>
        </w:tc>
      </w:tr>
      <w:tr w:rsidR="00F82068" w:rsidRPr="00527E78" w:rsidTr="00B4614C">
        <w:tc>
          <w:tcPr>
            <w:tcW w:w="2816" w:type="dxa"/>
          </w:tcPr>
          <w:p w:rsidR="00F82068" w:rsidRPr="00527E78" w:rsidRDefault="00F82068" w:rsidP="00B4614C">
            <w:pPr>
              <w:pStyle w:val="TableText"/>
            </w:pPr>
            <w:r w:rsidRPr="00527E78">
              <w:t>A</w:t>
            </w:r>
            <w:r w:rsidRPr="00527E78">
              <w:rPr>
                <w:vertAlign w:val="subscript"/>
              </w:rPr>
              <w:t>RM</w:t>
            </w:r>
          </w:p>
        </w:tc>
        <w:tc>
          <w:tcPr>
            <w:tcW w:w="1852" w:type="dxa"/>
          </w:tcPr>
          <w:p w:rsidR="00F82068" w:rsidRPr="00527E78" w:rsidRDefault="00F82068" w:rsidP="00B4614C">
            <w:pPr>
              <w:pStyle w:val="TableText"/>
            </w:pPr>
            <w:r w:rsidRPr="00527E78">
              <w:t>m</w:t>
            </w:r>
            <w:r w:rsidRPr="00527E78">
              <w:rPr>
                <w:vertAlign w:val="superscript"/>
              </w:rPr>
              <w:t>2</w:t>
            </w:r>
          </w:p>
        </w:tc>
        <w:tc>
          <w:tcPr>
            <w:tcW w:w="4908" w:type="dxa"/>
          </w:tcPr>
          <w:p w:rsidR="00F82068" w:rsidRPr="00527E78" w:rsidRDefault="00F82068" w:rsidP="00B4614C">
            <w:pPr>
              <w:pStyle w:val="TableText"/>
            </w:pPr>
            <w:r w:rsidRPr="00527E78">
              <w:t>Room cross-sectional area</w:t>
            </w:r>
          </w:p>
        </w:tc>
      </w:tr>
      <w:tr w:rsidR="00F82068" w:rsidRPr="00527E78" w:rsidTr="00B4614C">
        <w:tc>
          <w:tcPr>
            <w:tcW w:w="2816" w:type="dxa"/>
          </w:tcPr>
          <w:p w:rsidR="00F82068" w:rsidRPr="00527E78" w:rsidRDefault="00F82068" w:rsidP="00B4614C">
            <w:pPr>
              <w:pStyle w:val="TableText"/>
            </w:pPr>
            <w:r w:rsidRPr="00527E78">
              <w:t>b</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Intercept of correlation line of best fit</w:t>
            </w:r>
          </w:p>
        </w:tc>
      </w:tr>
      <w:tr w:rsidR="00F82068" w:rsidRPr="00527E78" w:rsidTr="00B4614C">
        <w:tc>
          <w:tcPr>
            <w:tcW w:w="2816" w:type="dxa"/>
          </w:tcPr>
          <w:p w:rsidR="00F82068" w:rsidRPr="00527E78" w:rsidRDefault="00F82068" w:rsidP="00B4614C">
            <w:pPr>
              <w:pStyle w:val="TableText"/>
            </w:pPr>
            <w:r w:rsidRPr="00527E78">
              <w:t>c</w:t>
            </w:r>
            <w:r w:rsidRPr="00527E78">
              <w:rPr>
                <w:vertAlign w:val="subscript"/>
              </w:rPr>
              <w:t>p</w:t>
            </w:r>
          </w:p>
        </w:tc>
        <w:tc>
          <w:tcPr>
            <w:tcW w:w="1852" w:type="dxa"/>
          </w:tcPr>
          <w:p w:rsidR="00F82068" w:rsidRPr="00527E78" w:rsidRDefault="00F82068" w:rsidP="00B4614C">
            <w:pPr>
              <w:pStyle w:val="TableText"/>
            </w:pPr>
            <w:r w:rsidRPr="00527E78">
              <w:t>J/kg/K</w:t>
            </w:r>
          </w:p>
        </w:tc>
        <w:tc>
          <w:tcPr>
            <w:tcW w:w="4908" w:type="dxa"/>
          </w:tcPr>
          <w:p w:rsidR="00F82068" w:rsidRPr="00527E78" w:rsidRDefault="00F82068" w:rsidP="00B4614C">
            <w:pPr>
              <w:pStyle w:val="TableText"/>
            </w:pPr>
            <w:r w:rsidRPr="00527E78">
              <w:t>Specific heat capacity of air</w:t>
            </w:r>
          </w:p>
        </w:tc>
      </w:tr>
      <w:tr w:rsidR="00F82068" w:rsidRPr="00527E78" w:rsidTr="00B4614C">
        <w:tc>
          <w:tcPr>
            <w:tcW w:w="2816" w:type="dxa"/>
          </w:tcPr>
          <w:p w:rsidR="00F82068" w:rsidRPr="00527E78" w:rsidRDefault="00F82068" w:rsidP="00B4614C">
            <w:pPr>
              <w:pStyle w:val="TableText"/>
            </w:pPr>
            <w:r w:rsidRPr="00527E78">
              <w:t>C</w:t>
            </w:r>
            <w:r w:rsidRPr="00527E78">
              <w:rPr>
                <w:vertAlign w:val="subscript"/>
              </w:rPr>
              <w:t>RM</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Confinement scaling factor, (A</w:t>
            </w:r>
            <w:r w:rsidRPr="00527E78">
              <w:rPr>
                <w:vertAlign w:val="subscript"/>
              </w:rPr>
              <w:t>in</w:t>
            </w:r>
            <w:r w:rsidRPr="00527E78">
              <w:t>/A</w:t>
            </w:r>
            <w:r w:rsidRPr="00527E78">
              <w:rPr>
                <w:vertAlign w:val="subscript"/>
              </w:rPr>
              <w:t>RM</w:t>
            </w:r>
            <w:r w:rsidRPr="00527E78">
              <w:t>)</w:t>
            </w:r>
            <w:r w:rsidRPr="00527E78">
              <w:rPr>
                <w:vertAlign w:val="superscript"/>
              </w:rPr>
              <w:t>1/2</w:t>
            </w:r>
          </w:p>
        </w:tc>
      </w:tr>
      <w:tr w:rsidR="00F82068" w:rsidRPr="00527E78" w:rsidTr="00B4614C">
        <w:tc>
          <w:tcPr>
            <w:tcW w:w="2816" w:type="dxa"/>
          </w:tcPr>
          <w:p w:rsidR="00F82068" w:rsidRPr="00527E78" w:rsidRDefault="00F82068" w:rsidP="00B4614C">
            <w:pPr>
              <w:pStyle w:val="TableText"/>
            </w:pPr>
            <w:r w:rsidRPr="00527E78">
              <w:t>C</w:t>
            </w:r>
            <w:r w:rsidRPr="00527E78">
              <w:rPr>
                <w:vertAlign w:val="subscript"/>
              </w:rPr>
              <w:t>1</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Correlation constant for jet velocity</w:t>
            </w:r>
          </w:p>
        </w:tc>
      </w:tr>
      <w:tr w:rsidR="00F82068" w:rsidRPr="00527E78" w:rsidTr="00B4614C">
        <w:tc>
          <w:tcPr>
            <w:tcW w:w="2816" w:type="dxa"/>
          </w:tcPr>
          <w:p w:rsidR="00F82068" w:rsidRPr="00527E78" w:rsidRDefault="00F82068" w:rsidP="00B4614C">
            <w:pPr>
              <w:pStyle w:val="TableText"/>
            </w:pPr>
            <w:r w:rsidRPr="00527E78">
              <w:t>C</w:t>
            </w:r>
            <w:r w:rsidRPr="00527E78">
              <w:rPr>
                <w:vertAlign w:val="subscript"/>
              </w:rPr>
              <w:t>2</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Correlation constant for recirculation velocity</w:t>
            </w:r>
          </w:p>
        </w:tc>
      </w:tr>
      <w:tr w:rsidR="00F82068" w:rsidRPr="00527E78" w:rsidTr="00B4614C">
        <w:tc>
          <w:tcPr>
            <w:tcW w:w="2816" w:type="dxa"/>
          </w:tcPr>
          <w:p w:rsidR="00F82068" w:rsidRPr="00527E78" w:rsidRDefault="00F82068" w:rsidP="00B4614C">
            <w:pPr>
              <w:pStyle w:val="TableText"/>
            </w:pPr>
            <w:r w:rsidRPr="00527E78">
              <w:t>C</w:t>
            </w:r>
            <w:r w:rsidRPr="00527E78">
              <w:rPr>
                <w:vertAlign w:val="subscript"/>
              </w:rPr>
              <w:t>3</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Correlation constant for recirculation flow rate</w:t>
            </w:r>
          </w:p>
        </w:tc>
      </w:tr>
      <w:tr w:rsidR="00F82068" w:rsidRPr="00527E78" w:rsidTr="00B4614C">
        <w:tc>
          <w:tcPr>
            <w:tcW w:w="2816" w:type="dxa"/>
          </w:tcPr>
          <w:p w:rsidR="00F82068" w:rsidRPr="00527E78" w:rsidRDefault="00F82068" w:rsidP="00B4614C">
            <w:pPr>
              <w:pStyle w:val="TableText"/>
            </w:pPr>
            <w:r w:rsidRPr="00527E78">
              <w:t>D</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Room depth, distance between inlet and outlet facades</w:t>
            </w:r>
          </w:p>
        </w:tc>
      </w:tr>
      <w:tr w:rsidR="00F82068" w:rsidRPr="00527E78" w:rsidTr="00B4614C">
        <w:tc>
          <w:tcPr>
            <w:tcW w:w="2816" w:type="dxa"/>
          </w:tcPr>
          <w:p w:rsidR="00F82068" w:rsidRPr="00527E78" w:rsidRDefault="00F82068" w:rsidP="00B4614C">
            <w:pPr>
              <w:pStyle w:val="TableText"/>
            </w:pPr>
            <w:r w:rsidRPr="00527E78">
              <w:t>D*</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Effective room depth adjusted for wind angle</w:t>
            </w:r>
          </w:p>
        </w:tc>
      </w:tr>
      <w:tr w:rsidR="00F82068" w:rsidRPr="00527E78" w:rsidTr="00B4614C">
        <w:tc>
          <w:tcPr>
            <w:tcW w:w="2816" w:type="dxa"/>
          </w:tcPr>
          <w:p w:rsidR="00F82068" w:rsidRPr="00527E78" w:rsidRDefault="00F82068" w:rsidP="00B4614C">
            <w:pPr>
              <w:pStyle w:val="TableText"/>
            </w:pPr>
            <w:r w:rsidRPr="00527E78">
              <w:t>H</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Room height</w:t>
            </w:r>
          </w:p>
        </w:tc>
      </w:tr>
      <w:tr w:rsidR="00F82068" w:rsidRPr="00527E78" w:rsidTr="00B4614C">
        <w:tc>
          <w:tcPr>
            <w:tcW w:w="2816" w:type="dxa"/>
          </w:tcPr>
          <w:p w:rsidR="00F82068" w:rsidRPr="00527E78" w:rsidRDefault="00F82068" w:rsidP="00B4614C">
            <w:pPr>
              <w:pStyle w:val="TableText"/>
            </w:pPr>
            <w:r>
              <w:tab/>
            </w:r>
            <w:r w:rsidRPr="006D066D">
              <w:rPr>
                <w:position w:val="-12"/>
              </w:rPr>
              <w:object w:dxaOrig="540" w:dyaOrig="360">
                <v:shape id="_x0000_i1174" type="#_x0000_t75" style="width:27pt;height:18pt" o:ole="">
                  <v:imagedata r:id="rId468" o:title=""/>
                </v:shape>
                <o:OLEObject Type="Embed" ProgID="Equation.DSMT4" ShapeID="_x0000_i1174" DrawAspect="Content" ObjectID="_1476180503" r:id="rId469"/>
              </w:object>
            </w:r>
          </w:p>
        </w:tc>
        <w:tc>
          <w:tcPr>
            <w:tcW w:w="1852" w:type="dxa"/>
          </w:tcPr>
          <w:p w:rsidR="00F82068" w:rsidRPr="00527E78" w:rsidRDefault="00F82068" w:rsidP="00B4614C">
            <w:pPr>
              <w:pStyle w:val="TableText"/>
            </w:pPr>
            <w:r w:rsidRPr="00527E78">
              <w:t>W</w:t>
            </w:r>
          </w:p>
        </w:tc>
        <w:tc>
          <w:tcPr>
            <w:tcW w:w="4908" w:type="dxa"/>
          </w:tcPr>
          <w:p w:rsidR="00F82068" w:rsidRPr="00527E78" w:rsidRDefault="00F82068" w:rsidP="00B4614C">
            <w:pPr>
              <w:pStyle w:val="TableText"/>
            </w:pPr>
            <w:r w:rsidRPr="00527E78">
              <w:t>Total heat input from internal heat sources</w:t>
            </w:r>
          </w:p>
        </w:tc>
      </w:tr>
      <w:tr w:rsidR="00F82068" w:rsidRPr="00527E78" w:rsidTr="00B4614C">
        <w:tc>
          <w:tcPr>
            <w:tcW w:w="2816" w:type="dxa"/>
          </w:tcPr>
          <w:p w:rsidR="00F82068" w:rsidRPr="00527E78" w:rsidRDefault="00F82068" w:rsidP="00B4614C">
            <w:pPr>
              <w:pStyle w:val="TableText"/>
            </w:pPr>
            <w:r w:rsidRPr="00527E78">
              <w:t>Q</w:t>
            </w:r>
            <w:r w:rsidRPr="00527E78">
              <w:rPr>
                <w:vertAlign w:val="subscript"/>
              </w:rPr>
              <w:t>in</w:t>
            </w:r>
          </w:p>
        </w:tc>
        <w:tc>
          <w:tcPr>
            <w:tcW w:w="1852" w:type="dxa"/>
          </w:tcPr>
          <w:p w:rsidR="00F82068" w:rsidRPr="00527E78" w:rsidRDefault="00F82068" w:rsidP="00B4614C">
            <w:pPr>
              <w:pStyle w:val="TableText"/>
            </w:pPr>
            <w:r w:rsidRPr="00527E78">
              <w:t>m</w:t>
            </w:r>
            <w:r w:rsidRPr="00527E78">
              <w:rPr>
                <w:vertAlign w:val="superscript"/>
              </w:rPr>
              <w:t>3</w:t>
            </w:r>
            <w:r w:rsidRPr="00527E78">
              <w:t>/s</w:t>
            </w:r>
          </w:p>
        </w:tc>
        <w:tc>
          <w:tcPr>
            <w:tcW w:w="4908" w:type="dxa"/>
          </w:tcPr>
          <w:p w:rsidR="00F82068" w:rsidRPr="00527E78" w:rsidRDefault="00F82068" w:rsidP="00B4614C">
            <w:pPr>
              <w:pStyle w:val="TableText"/>
            </w:pPr>
            <w:r w:rsidRPr="00527E78">
              <w:t>Inlet flow rate, A</w:t>
            </w:r>
            <w:r w:rsidRPr="00527E78">
              <w:rPr>
                <w:vertAlign w:val="subscript"/>
              </w:rPr>
              <w:t>in</w:t>
            </w:r>
            <w:r w:rsidRPr="00527E78">
              <w:t xml:space="preserve"> U</w:t>
            </w:r>
            <w:r w:rsidRPr="00527E78">
              <w:rPr>
                <w:vertAlign w:val="subscript"/>
              </w:rPr>
              <w:t>in</w:t>
            </w:r>
            <w:r w:rsidRPr="00527E78">
              <w:t xml:space="preserve"> </w:t>
            </w:r>
          </w:p>
        </w:tc>
      </w:tr>
      <w:tr w:rsidR="00F82068" w:rsidRPr="00527E78" w:rsidTr="00B4614C">
        <w:tc>
          <w:tcPr>
            <w:tcW w:w="2816" w:type="dxa"/>
          </w:tcPr>
          <w:p w:rsidR="00F82068" w:rsidRPr="00527E78" w:rsidRDefault="00F82068" w:rsidP="00B4614C">
            <w:pPr>
              <w:pStyle w:val="TableText"/>
            </w:pPr>
            <w:r>
              <w:tab/>
            </w:r>
            <w:r w:rsidRPr="006D066D">
              <w:rPr>
                <w:position w:val="-12"/>
              </w:rPr>
              <w:object w:dxaOrig="340" w:dyaOrig="360">
                <v:shape id="_x0000_i1175" type="#_x0000_t75" style="width:17.5pt;height:18pt" o:ole="">
                  <v:imagedata r:id="rId470" o:title=""/>
                </v:shape>
                <o:OLEObject Type="Embed" ProgID="Equation.DSMT4" ShapeID="_x0000_i1175" DrawAspect="Content" ObjectID="_1476180504" r:id="rId471"/>
              </w:object>
            </w:r>
          </w:p>
        </w:tc>
        <w:tc>
          <w:tcPr>
            <w:tcW w:w="1852" w:type="dxa"/>
          </w:tcPr>
          <w:p w:rsidR="00F82068" w:rsidRPr="00527E78" w:rsidRDefault="00F82068" w:rsidP="00B4614C">
            <w:pPr>
              <w:pStyle w:val="TableText"/>
            </w:pPr>
            <w:r w:rsidRPr="00527E78">
              <w:t>m</w:t>
            </w:r>
            <w:r w:rsidRPr="00527E78">
              <w:rPr>
                <w:vertAlign w:val="superscript"/>
              </w:rPr>
              <w:t>3</w:t>
            </w:r>
            <w:r w:rsidRPr="00527E78">
              <w:t>/s</w:t>
            </w:r>
          </w:p>
        </w:tc>
        <w:tc>
          <w:tcPr>
            <w:tcW w:w="4908" w:type="dxa"/>
          </w:tcPr>
          <w:p w:rsidR="00F82068" w:rsidRPr="00527E78" w:rsidRDefault="00F82068" w:rsidP="00B4614C">
            <w:pPr>
              <w:pStyle w:val="TableText"/>
            </w:pPr>
            <w:r w:rsidRPr="00527E78">
              <w:t>Maximum recirculation region flow rate</w:t>
            </w:r>
          </w:p>
        </w:tc>
      </w:tr>
      <w:tr w:rsidR="00F82068" w:rsidRPr="00527E78" w:rsidTr="00B4614C">
        <w:tc>
          <w:tcPr>
            <w:tcW w:w="2816" w:type="dxa"/>
          </w:tcPr>
          <w:p w:rsidR="00F82068" w:rsidRPr="00527E78" w:rsidRDefault="00F82068" w:rsidP="00B4614C">
            <w:pPr>
              <w:pStyle w:val="TableText"/>
            </w:pPr>
            <w:r w:rsidRPr="00527E78">
              <w:lastRenderedPageBreak/>
              <w:t>U</w:t>
            </w:r>
            <w:r w:rsidRPr="00527E78">
              <w:rPr>
                <w:vertAlign w:val="subscript"/>
              </w:rPr>
              <w:t>in</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Inlet velocity, average over inlet area</w:t>
            </w:r>
          </w:p>
        </w:tc>
      </w:tr>
      <w:tr w:rsidR="00F82068" w:rsidRPr="00527E78" w:rsidTr="00B4614C">
        <w:tc>
          <w:tcPr>
            <w:tcW w:w="2816" w:type="dxa"/>
          </w:tcPr>
          <w:p w:rsidR="00F82068" w:rsidRPr="00527E78" w:rsidRDefault="00F82068" w:rsidP="00B4614C">
            <w:pPr>
              <w:pStyle w:val="TableText"/>
            </w:pPr>
            <w:r w:rsidRPr="00527E78">
              <w:t>U</w:t>
            </w:r>
            <w:r w:rsidRPr="00527E78">
              <w:rPr>
                <w:vertAlign w:val="subscript"/>
              </w:rPr>
              <w:t>m</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Maximum centerline velocity of jet</w:t>
            </w:r>
          </w:p>
        </w:tc>
      </w:tr>
      <w:tr w:rsidR="00F82068" w:rsidRPr="00527E78" w:rsidTr="00B4614C">
        <w:tc>
          <w:tcPr>
            <w:tcW w:w="2816" w:type="dxa"/>
          </w:tcPr>
          <w:p w:rsidR="00F82068" w:rsidRPr="00527E78" w:rsidRDefault="00F82068" w:rsidP="00B4614C">
            <w:pPr>
              <w:pStyle w:val="TableText"/>
            </w:pPr>
            <w:r w:rsidRPr="00527E78">
              <w:t>U</w:t>
            </w:r>
            <w:r w:rsidRPr="00527E78">
              <w:rPr>
                <w:vertAlign w:val="subscript"/>
              </w:rPr>
              <w:t>0</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Uniform inlet velocity of jet</w:t>
            </w:r>
          </w:p>
        </w:tc>
      </w:tr>
      <w:tr w:rsidR="00F82068" w:rsidRPr="00527E78" w:rsidTr="00B4614C">
        <w:tc>
          <w:tcPr>
            <w:tcW w:w="2816" w:type="dxa"/>
          </w:tcPr>
          <w:p w:rsidR="00F82068" w:rsidRPr="00527E78" w:rsidRDefault="00F82068" w:rsidP="00B4614C">
            <w:pPr>
              <w:pStyle w:val="TableText"/>
            </w:pPr>
            <w:r>
              <w:tab/>
            </w:r>
            <w:r w:rsidRPr="006D066D">
              <w:rPr>
                <w:position w:val="-12"/>
              </w:rPr>
              <w:object w:dxaOrig="340" w:dyaOrig="360">
                <v:shape id="_x0000_i1176" type="#_x0000_t75" style="width:17.5pt;height:18pt" o:ole="">
                  <v:imagedata r:id="rId472" o:title=""/>
                </v:shape>
                <o:OLEObject Type="Embed" ProgID="Equation.DSMT4" ShapeID="_x0000_i1176" DrawAspect="Content" ObjectID="_1476180505" r:id="rId473"/>
              </w:objec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Volume-averaged jet velocity</w:t>
            </w:r>
          </w:p>
        </w:tc>
      </w:tr>
      <w:tr w:rsidR="00F82068" w:rsidRPr="00527E78" w:rsidTr="00B4614C">
        <w:tc>
          <w:tcPr>
            <w:tcW w:w="2816" w:type="dxa"/>
          </w:tcPr>
          <w:p w:rsidR="00F82068" w:rsidRPr="00527E78" w:rsidRDefault="00F82068" w:rsidP="00B4614C">
            <w:pPr>
              <w:pStyle w:val="TableText"/>
            </w:pPr>
            <w:r>
              <w:tab/>
            </w:r>
            <w:r w:rsidRPr="006D066D">
              <w:rPr>
                <w:position w:val="-12"/>
              </w:rPr>
              <w:object w:dxaOrig="340" w:dyaOrig="360">
                <v:shape id="_x0000_i1177" type="#_x0000_t75" style="width:17.5pt;height:18pt" o:ole="">
                  <v:imagedata r:id="rId474" o:title=""/>
                </v:shape>
                <o:OLEObject Type="Embed" ProgID="Equation.DSMT4" ShapeID="_x0000_i1177" DrawAspect="Content" ObjectID="_1476180506" r:id="rId475"/>
              </w:objec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Average recirculation region velocity over plane of maximum flow</w:t>
            </w:r>
          </w:p>
        </w:tc>
      </w:tr>
      <w:tr w:rsidR="00F82068" w:rsidRPr="00527E78" w:rsidTr="00B4614C">
        <w:tc>
          <w:tcPr>
            <w:tcW w:w="2816" w:type="dxa"/>
          </w:tcPr>
          <w:p w:rsidR="00F82068" w:rsidRPr="00527E78" w:rsidRDefault="00F82068" w:rsidP="00B4614C">
            <w:pPr>
              <w:pStyle w:val="TableText"/>
            </w:pPr>
            <w:r w:rsidRPr="00527E78">
              <w:t>V</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Velocity scale</w:t>
            </w:r>
          </w:p>
        </w:tc>
      </w:tr>
      <w:tr w:rsidR="00F82068" w:rsidRPr="00527E78" w:rsidTr="00B4614C">
        <w:tc>
          <w:tcPr>
            <w:tcW w:w="2816" w:type="dxa"/>
          </w:tcPr>
          <w:p w:rsidR="00F82068" w:rsidRPr="00527E78" w:rsidRDefault="00F82068" w:rsidP="00B4614C">
            <w:pPr>
              <w:pStyle w:val="TableText"/>
            </w:pPr>
            <w:r w:rsidRPr="00527E78">
              <w:t>V</w:t>
            </w:r>
            <w:r w:rsidRPr="00527E78">
              <w:rPr>
                <w:vertAlign w:val="subscript"/>
              </w:rPr>
              <w:t>J,m</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Average of U</w:t>
            </w:r>
            <w:r w:rsidRPr="00527E78">
              <w:rPr>
                <w:vertAlign w:val="subscript"/>
              </w:rPr>
              <w:t>m</w:t>
            </w:r>
            <w:r w:rsidRPr="00527E78">
              <w:t xml:space="preserve"> over room depth</w:t>
            </w:r>
          </w:p>
        </w:tc>
      </w:tr>
      <w:tr w:rsidR="00F82068" w:rsidRPr="00527E78" w:rsidTr="00B4614C">
        <w:tc>
          <w:tcPr>
            <w:tcW w:w="2816" w:type="dxa"/>
          </w:tcPr>
          <w:p w:rsidR="00F82068" w:rsidRPr="00527E78" w:rsidRDefault="00F82068" w:rsidP="00B4614C">
            <w:pPr>
              <w:pStyle w:val="TableText"/>
            </w:pPr>
            <w:r w:rsidRPr="00527E78">
              <w:t>W</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Room width</w:t>
            </w:r>
          </w:p>
        </w:tc>
      </w:tr>
      <w:tr w:rsidR="00F82068" w:rsidRPr="00527E78" w:rsidTr="00B4614C">
        <w:tc>
          <w:tcPr>
            <w:tcW w:w="2816" w:type="dxa"/>
          </w:tcPr>
          <w:p w:rsidR="00F82068" w:rsidRPr="00527E78" w:rsidRDefault="00F82068" w:rsidP="00B4614C">
            <w:pPr>
              <w:pStyle w:val="TableText"/>
            </w:pPr>
            <w:r w:rsidRPr="00527E78">
              <w:t>x</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Coordinate along room depth, 0 ≤ x ≤ D</w:t>
            </w:r>
          </w:p>
        </w:tc>
      </w:tr>
      <w:tr w:rsidR="00F82068" w:rsidRPr="00527E78" w:rsidTr="00B4614C">
        <w:tc>
          <w:tcPr>
            <w:tcW w:w="2816" w:type="dxa"/>
          </w:tcPr>
          <w:p w:rsidR="00F82068" w:rsidRPr="00527E78" w:rsidRDefault="00F82068" w:rsidP="00B4614C">
            <w:pPr>
              <w:pStyle w:val="TableText"/>
            </w:pPr>
            <w:r w:rsidRPr="00527E78">
              <w:t>x</w:t>
            </w:r>
            <w:r w:rsidRPr="00527E78">
              <w:sym w:font="Symbol" w:char="F0A2"/>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Non-dimensional x-coordinate, x/D</w:t>
            </w:r>
          </w:p>
        </w:tc>
      </w:tr>
      <w:tr w:rsidR="00F82068" w:rsidRPr="00527E78" w:rsidTr="00B4614C">
        <w:tc>
          <w:tcPr>
            <w:tcW w:w="2816" w:type="dxa"/>
          </w:tcPr>
          <w:p w:rsidR="00F82068" w:rsidRPr="00527E78" w:rsidRDefault="00F82068" w:rsidP="00B4614C">
            <w:pPr>
              <w:pStyle w:val="TableText"/>
            </w:pPr>
            <w:r w:rsidRPr="00527E78">
              <w:t>X</w:t>
            </w:r>
          </w:p>
        </w:tc>
        <w:tc>
          <w:tcPr>
            <w:tcW w:w="1852" w:type="dxa"/>
          </w:tcPr>
          <w:p w:rsidR="00F82068" w:rsidRPr="00527E78" w:rsidRDefault="00F82068" w:rsidP="00B4614C">
            <w:pPr>
              <w:pStyle w:val="TableText"/>
            </w:pPr>
            <w:r w:rsidRPr="00527E78">
              <w:t>m/s</w:t>
            </w:r>
          </w:p>
        </w:tc>
        <w:tc>
          <w:tcPr>
            <w:tcW w:w="4908" w:type="dxa"/>
          </w:tcPr>
          <w:p w:rsidR="00F82068" w:rsidRPr="00527E78" w:rsidRDefault="00F82068" w:rsidP="00B4614C">
            <w:pPr>
              <w:pStyle w:val="TableText"/>
            </w:pPr>
            <w:r w:rsidRPr="00527E78">
              <w:t>Velocity correlation parameter</w:t>
            </w:r>
          </w:p>
        </w:tc>
      </w:tr>
      <w:tr w:rsidR="00F82068" w:rsidRPr="00527E78" w:rsidTr="00B4614C">
        <w:tc>
          <w:tcPr>
            <w:tcW w:w="2816" w:type="dxa"/>
          </w:tcPr>
          <w:p w:rsidR="00F82068" w:rsidRPr="00527E78" w:rsidRDefault="00F82068" w:rsidP="00B4614C">
            <w:pPr>
              <w:pStyle w:val="TableText"/>
            </w:pPr>
            <w:r w:rsidRPr="00527E78">
              <w:t>Y</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Lateral coordinate across room width</w:t>
            </w:r>
          </w:p>
        </w:tc>
      </w:tr>
      <w:tr w:rsidR="00F82068" w:rsidRPr="00527E78" w:rsidTr="00B4614C">
        <w:tc>
          <w:tcPr>
            <w:tcW w:w="2816" w:type="dxa"/>
          </w:tcPr>
          <w:p w:rsidR="00F82068" w:rsidRPr="00527E78" w:rsidRDefault="00F82068" w:rsidP="00B4614C">
            <w:pPr>
              <w:pStyle w:val="TableText"/>
            </w:pPr>
            <w:r w:rsidRPr="00527E78">
              <w:t>Z</w:t>
            </w:r>
          </w:p>
        </w:tc>
        <w:tc>
          <w:tcPr>
            <w:tcW w:w="1852" w:type="dxa"/>
          </w:tcPr>
          <w:p w:rsidR="00F82068" w:rsidRPr="00527E78" w:rsidRDefault="00F82068" w:rsidP="00B4614C">
            <w:pPr>
              <w:pStyle w:val="TableText"/>
            </w:pPr>
            <w:r w:rsidRPr="00527E78">
              <w:t>m</w:t>
            </w:r>
          </w:p>
        </w:tc>
        <w:tc>
          <w:tcPr>
            <w:tcW w:w="4908" w:type="dxa"/>
          </w:tcPr>
          <w:p w:rsidR="00F82068" w:rsidRPr="00527E78" w:rsidRDefault="00F82068" w:rsidP="00B4614C">
            <w:pPr>
              <w:pStyle w:val="TableText"/>
            </w:pPr>
            <w:r w:rsidRPr="00527E78">
              <w:t>Vertical coordinate</w:t>
            </w:r>
          </w:p>
        </w:tc>
      </w:tr>
      <w:tr w:rsidR="00F82068" w:rsidRPr="00527E78" w:rsidTr="00B4614C">
        <w:tc>
          <w:tcPr>
            <w:tcW w:w="2816" w:type="dxa"/>
          </w:tcPr>
          <w:p w:rsidR="00F82068" w:rsidRPr="00527E78" w:rsidRDefault="00F82068" w:rsidP="00B4614C">
            <w:pPr>
              <w:pStyle w:val="TableText"/>
            </w:pPr>
            <w:r>
              <w:tab/>
            </w:r>
            <w:r w:rsidRPr="006D066D">
              <w:rPr>
                <w:position w:val="-12"/>
              </w:rPr>
              <w:object w:dxaOrig="440" w:dyaOrig="360">
                <v:shape id="_x0000_i1178" type="#_x0000_t75" style="width:22pt;height:18pt" o:ole="">
                  <v:imagedata r:id="rId476" o:title=""/>
                </v:shape>
                <o:OLEObject Type="Embed" ProgID="Equation.DSMT4" ShapeID="_x0000_i1178" DrawAspect="Content" ObjectID="_1476180507" r:id="rId477"/>
              </w:object>
            </w:r>
          </w:p>
        </w:tc>
        <w:tc>
          <w:tcPr>
            <w:tcW w:w="1852" w:type="dxa"/>
          </w:tcPr>
          <w:p w:rsidR="00F82068" w:rsidRPr="00527E78" w:rsidRDefault="00F82068" w:rsidP="00B4614C">
            <w:pPr>
              <w:pStyle w:val="TableText"/>
            </w:pPr>
            <w:r w:rsidRPr="00527E78">
              <w:t>°C</w:t>
            </w:r>
          </w:p>
        </w:tc>
        <w:tc>
          <w:tcPr>
            <w:tcW w:w="4908" w:type="dxa"/>
          </w:tcPr>
          <w:p w:rsidR="00F82068" w:rsidRPr="00527E78" w:rsidRDefault="00F82068" w:rsidP="00B4614C">
            <w:pPr>
              <w:pStyle w:val="TableText"/>
            </w:pPr>
            <w:r w:rsidRPr="00527E78">
              <w:t>Average jet temperature variation</w:t>
            </w:r>
          </w:p>
        </w:tc>
      </w:tr>
      <w:tr w:rsidR="00F82068" w:rsidRPr="00527E78" w:rsidTr="00B4614C">
        <w:tc>
          <w:tcPr>
            <w:tcW w:w="2816" w:type="dxa"/>
          </w:tcPr>
          <w:p w:rsidR="00F82068" w:rsidRPr="00527E78" w:rsidRDefault="00F82068" w:rsidP="00B4614C">
            <w:pPr>
              <w:pStyle w:val="TableText"/>
            </w:pPr>
            <w:r w:rsidRPr="006D066D">
              <w:rPr>
                <w:position w:val="-12"/>
              </w:rPr>
              <w:object w:dxaOrig="440" w:dyaOrig="360">
                <v:shape id="_x0000_i1179" type="#_x0000_t75" style="width:22pt;height:18pt" o:ole="">
                  <v:imagedata r:id="rId478" o:title=""/>
                </v:shape>
                <o:OLEObject Type="Embed" ProgID="Equation.DSMT4" ShapeID="_x0000_i1179" DrawAspect="Content" ObjectID="_1476180508" r:id="rId479"/>
              </w:object>
            </w:r>
          </w:p>
        </w:tc>
        <w:tc>
          <w:tcPr>
            <w:tcW w:w="1852" w:type="dxa"/>
          </w:tcPr>
          <w:p w:rsidR="00F82068" w:rsidRPr="00527E78" w:rsidRDefault="00F82068" w:rsidP="00B4614C">
            <w:pPr>
              <w:pStyle w:val="TableText"/>
            </w:pPr>
            <w:r w:rsidRPr="00527E78">
              <w:t>°C</w:t>
            </w:r>
          </w:p>
        </w:tc>
        <w:tc>
          <w:tcPr>
            <w:tcW w:w="4908" w:type="dxa"/>
          </w:tcPr>
          <w:p w:rsidR="00F82068" w:rsidRPr="00527E78" w:rsidRDefault="00F82068" w:rsidP="00B4614C">
            <w:pPr>
              <w:pStyle w:val="TableText"/>
            </w:pPr>
            <w:r w:rsidRPr="00527E78">
              <w:t>Average recirculation region temperature variation</w:t>
            </w:r>
          </w:p>
        </w:tc>
      </w:tr>
      <w:tr w:rsidR="00F82068" w:rsidRPr="00527E78" w:rsidTr="00B4614C">
        <w:tc>
          <w:tcPr>
            <w:tcW w:w="2816" w:type="dxa"/>
          </w:tcPr>
          <w:p w:rsidR="00F82068" w:rsidRPr="00527E78" w:rsidRDefault="00F82068" w:rsidP="00B4614C">
            <w:pPr>
              <w:pStyle w:val="TableText"/>
              <w:rPr>
                <w:iCs/>
              </w:rPr>
            </w:pPr>
            <w:r w:rsidRPr="00527E78">
              <w:rPr>
                <w:iCs/>
              </w:rPr>
              <w:sym w:font="Symbol" w:char="F072"/>
            </w:r>
          </w:p>
        </w:tc>
        <w:tc>
          <w:tcPr>
            <w:tcW w:w="1852" w:type="dxa"/>
          </w:tcPr>
          <w:p w:rsidR="00F82068" w:rsidRPr="00527E78" w:rsidRDefault="00F82068" w:rsidP="00B4614C">
            <w:pPr>
              <w:pStyle w:val="TableText"/>
            </w:pPr>
            <w:r w:rsidRPr="00527E78">
              <w:t>kg/m</w:t>
            </w:r>
            <w:r w:rsidRPr="00527E78">
              <w:rPr>
                <w:vertAlign w:val="superscript"/>
              </w:rPr>
              <w:t>3</w:t>
            </w:r>
          </w:p>
        </w:tc>
        <w:tc>
          <w:tcPr>
            <w:tcW w:w="4908" w:type="dxa"/>
          </w:tcPr>
          <w:p w:rsidR="00F82068" w:rsidRPr="00527E78" w:rsidRDefault="00F82068" w:rsidP="00B4614C">
            <w:pPr>
              <w:pStyle w:val="TableText"/>
            </w:pPr>
            <w:r w:rsidRPr="00527E78">
              <w:t>Density of air</w:t>
            </w:r>
          </w:p>
        </w:tc>
      </w:tr>
      <w:tr w:rsidR="00F82068" w:rsidRPr="00527E78" w:rsidTr="00B4614C">
        <w:tc>
          <w:tcPr>
            <w:tcW w:w="2816" w:type="dxa"/>
          </w:tcPr>
          <w:p w:rsidR="00F82068" w:rsidRPr="00527E78" w:rsidRDefault="00F82068" w:rsidP="00B4614C">
            <w:pPr>
              <w:pStyle w:val="TableText"/>
              <w:rPr>
                <w:iCs/>
              </w:rPr>
            </w:pPr>
            <w:r w:rsidRPr="00527E78">
              <w:rPr>
                <w:iCs/>
              </w:rPr>
              <w:t>φ</w:t>
            </w:r>
          </w:p>
        </w:tc>
        <w:tc>
          <w:tcPr>
            <w:tcW w:w="1852" w:type="dxa"/>
          </w:tcPr>
          <w:p w:rsidR="00F82068" w:rsidRPr="00527E78" w:rsidRDefault="00F82068" w:rsidP="00B4614C">
            <w:pPr>
              <w:pStyle w:val="TableText"/>
            </w:pPr>
            <w:r w:rsidRPr="00527E78">
              <w:t>°</w:t>
            </w:r>
          </w:p>
        </w:tc>
        <w:tc>
          <w:tcPr>
            <w:tcW w:w="4908" w:type="dxa"/>
          </w:tcPr>
          <w:p w:rsidR="00F82068" w:rsidRPr="00527E78" w:rsidRDefault="00F82068" w:rsidP="00B4614C">
            <w:pPr>
              <w:pStyle w:val="TableText"/>
            </w:pPr>
            <w:r w:rsidRPr="00527E78">
              <w:t>Wind direction relative to façade normal</w:t>
            </w:r>
          </w:p>
        </w:tc>
      </w:tr>
    </w:tbl>
    <w:p w:rsidR="00F82068" w:rsidRDefault="00F82068" w:rsidP="00F82068">
      <w:pPr>
        <w:pStyle w:val="Heading4"/>
        <w:rPr>
          <w:lang w:val="pt-BR"/>
        </w:rPr>
      </w:pPr>
      <w:r>
        <w:rPr>
          <w:lang w:val="pt-BR"/>
        </w:rPr>
        <w:t>References</w:t>
      </w:r>
    </w:p>
    <w:p w:rsidR="00F82068" w:rsidRPr="00CE7B25" w:rsidRDefault="00F82068" w:rsidP="00F82068">
      <w:pPr>
        <w:pStyle w:val="BodyText"/>
      </w:pPr>
      <w:bookmarkStart w:id="184" w:name="_Toc133319757"/>
      <w:bookmarkEnd w:id="2"/>
      <w:r w:rsidRPr="00CE7B25">
        <w:t xml:space="preserve">Awbi, H.B. (2003) </w:t>
      </w:r>
      <w:r w:rsidRPr="00CE7B25">
        <w:rPr>
          <w:i/>
        </w:rPr>
        <w:t>Ventilation of Buildings</w:t>
      </w:r>
      <w:r w:rsidRPr="00CE7B25">
        <w:t xml:space="preserve"> (2</w:t>
      </w:r>
      <w:r w:rsidRPr="00CE7B25">
        <w:rPr>
          <w:vertAlign w:val="superscript"/>
        </w:rPr>
        <w:t>nd</w:t>
      </w:r>
      <w:r w:rsidRPr="00CE7B25">
        <w:t xml:space="preserve"> edition). Routledge, 536pp.</w:t>
      </w:r>
    </w:p>
    <w:p w:rsidR="00F82068" w:rsidRPr="00CE7B25" w:rsidRDefault="00F82068" w:rsidP="00F82068">
      <w:pPr>
        <w:pStyle w:val="BodyText"/>
      </w:pPr>
      <w:r w:rsidRPr="00CE7B25">
        <w:rPr>
          <w:lang w:val="pt-BR"/>
        </w:rPr>
        <w:t xml:space="preserve">Carrilho da Graca, G. 2003. </w:t>
      </w:r>
      <w:r w:rsidRPr="00CE7B25">
        <w:t xml:space="preserve">Simplified models for heat transfer in rooms. Ph. D. Thesis, University of California, </w:t>
      </w:r>
      <w:smartTag w:uri="schemas-city2airport-com/woprcity2airport" w:element="City">
        <w:r w:rsidRPr="00CE7B25">
          <w:t>San Diego</w:t>
        </w:r>
      </w:smartTag>
      <w:r w:rsidRPr="00CE7B25">
        <w:t>.</w:t>
      </w:r>
    </w:p>
    <w:p w:rsidR="00F82068" w:rsidRPr="00CE7B25" w:rsidRDefault="00F82068" w:rsidP="00F82068">
      <w:pPr>
        <w:pStyle w:val="BodyText"/>
      </w:pPr>
      <w:r w:rsidRPr="00CE7B25">
        <w:t>Kalema, T., Haapala, T. `995. Effect of interior heat transfer coefficients on thermal dynamics and energy consumption, Energy and Buildings 22 (2) pp. 101-113.</w:t>
      </w:r>
    </w:p>
    <w:p w:rsidR="00F82068" w:rsidRPr="00CE7B25" w:rsidRDefault="00F82068" w:rsidP="00F82068">
      <w:pPr>
        <w:pStyle w:val="BodyText"/>
      </w:pPr>
      <w:r w:rsidRPr="00CE7B25">
        <w:t xml:space="preserve">Aynsley, R.M., </w:t>
      </w:r>
      <w:smartTag w:uri="schemas-city2airport-com/woprcity2airport" w:element="City">
        <w:r w:rsidRPr="00CE7B25">
          <w:t>Melbourne</w:t>
        </w:r>
      </w:smartTag>
      <w:r w:rsidRPr="00CE7B25">
        <w:t xml:space="preserve">, W., Vickery, B.J. 1977. Architectural Aerodynamics. Applied Science </w:t>
      </w:r>
      <w:smartTag w:uri="schemas-city2airport-com/woprcity2airport" w:element="City">
        <w:r w:rsidRPr="00CE7B25">
          <w:t>London</w:t>
        </w:r>
      </w:smartTag>
      <w:r w:rsidRPr="00CE7B25">
        <w:t>.</w:t>
      </w:r>
    </w:p>
    <w:p w:rsidR="00F82068" w:rsidRPr="00CE7B25" w:rsidRDefault="00F82068" w:rsidP="00F82068">
      <w:pPr>
        <w:pStyle w:val="BodyText"/>
      </w:pPr>
      <w:r w:rsidRPr="00CE7B25">
        <w:t>Baturin, V. V. , Billington, N. S. 1972. Fundamentals of Industrial Ventilation, Franklin Book Company 1972, pp. 174-179.</w:t>
      </w:r>
    </w:p>
    <w:p w:rsidR="00F82068" w:rsidRPr="00CE7B25" w:rsidRDefault="00F82068" w:rsidP="00F82068">
      <w:pPr>
        <w:pStyle w:val="BodyText"/>
      </w:pPr>
      <w:r w:rsidRPr="00CE7B25">
        <w:t xml:space="preserve">Neiswanger, L., Johnson, G.A., Carey, V.P. 1987. An experimental study of high </w:t>
      </w:r>
      <w:smartTag w:uri="schemas-city2airport-com/woprcity2airport" w:element="City">
        <w:r w:rsidRPr="00CE7B25">
          <w:t>Raleigh</w:t>
        </w:r>
      </w:smartTag>
      <w:r w:rsidRPr="00CE7B25">
        <w:t xml:space="preserve"> number mixed convection in a rectangular enclosure with restricted inlet and outlet openings. Transactions of ASME, Vol. 109, 446-453.</w:t>
      </w:r>
    </w:p>
    <w:p w:rsidR="00F82068" w:rsidRPr="00CE7B25" w:rsidRDefault="00F82068" w:rsidP="00F82068">
      <w:pPr>
        <w:pStyle w:val="BodyText"/>
      </w:pPr>
      <w:r w:rsidRPr="00CE7B25">
        <w:t>Ohba, M., Irie, K., Kurabuchi, T. 2001. Study on airflow characteristics inside and outside a CVmodel, and ventilation flow rate using wind tunnel experiments. Journal of Wind Engineering and Industrial Aerodynamics, in press.</w:t>
      </w:r>
    </w:p>
    <w:p w:rsidR="00F82068" w:rsidRPr="00CE7B25" w:rsidRDefault="00F82068" w:rsidP="00F82068">
      <w:pPr>
        <w:pStyle w:val="BodyText"/>
      </w:pPr>
      <w:r w:rsidRPr="00CE7B25">
        <w:t>Chandra, S., Kerestecioglu, A.A. 1984. Heat transfer in naturally ventilated rooms data from full-scale measurements, ASHRAE Transactions, Volume 90, part 1b 211-224.</w:t>
      </w:r>
    </w:p>
    <w:p w:rsidR="00F82068" w:rsidRPr="00CE7B25" w:rsidRDefault="00F82068" w:rsidP="00F82068">
      <w:pPr>
        <w:pStyle w:val="BodyText"/>
      </w:pPr>
      <w:r w:rsidRPr="00CE7B25">
        <w:t>Altmayer, E.F., Gadgil, A.J., Bauman, F.S., Kammerud, R.C. Correlations for convective heat transfer from room surfaces. ASHRAE Transactions, No. 2764.</w:t>
      </w:r>
    </w:p>
    <w:p w:rsidR="00F82068" w:rsidRPr="00CE7B25" w:rsidRDefault="00F82068" w:rsidP="00F82068">
      <w:pPr>
        <w:pStyle w:val="BodyText"/>
      </w:pPr>
      <w:r w:rsidRPr="00CE7B25">
        <w:t>Spitler, J. D., Pedersen, C.O., Fisher, D.E. 1991. Interior Convective Heat Transfer in Buildings with Large Ventilative Flow Rates. ASHRAE Transactions, Vol. 97, Pt.1, pp. 505-515.</w:t>
      </w:r>
    </w:p>
    <w:p w:rsidR="00F82068" w:rsidRPr="00CE7B25" w:rsidRDefault="00F82068" w:rsidP="00F82068">
      <w:pPr>
        <w:pStyle w:val="BodyText"/>
      </w:pPr>
      <w:r w:rsidRPr="00CE7B25">
        <w:t>Awbi, H.B. &amp; Hatton, A. 1999. Natural convection from heated room surfaces, Energy and Buildings, 30, 233-244.</w:t>
      </w:r>
    </w:p>
    <w:p w:rsidR="00F82068" w:rsidRPr="00CE7B25" w:rsidRDefault="00F82068" w:rsidP="00F82068">
      <w:pPr>
        <w:pStyle w:val="BodyText"/>
      </w:pPr>
      <w:r w:rsidRPr="00CE7B25">
        <w:t>Siebers, D. L., Schwind, R. G., Moffat, R. J. 1983. Experimental Mixed Convection Heat Transfer From a Large Vertical Surface in a Horizontal Flow. SAND 83-8225, Sandia National Laboratories, Livermore CA.</w:t>
      </w:r>
    </w:p>
    <w:p w:rsidR="00F82068" w:rsidRPr="00CE7B25" w:rsidRDefault="00F82068" w:rsidP="00F82068">
      <w:pPr>
        <w:pStyle w:val="BodyText"/>
      </w:pPr>
      <w:r w:rsidRPr="00CE7B25">
        <w:lastRenderedPageBreak/>
        <w:t>Awbi, H.B. &amp; Hatton, A. 2000. Mixed convection from heated room surfaces, Energy and Buildings, 32, 153-166.</w:t>
      </w:r>
    </w:p>
    <w:p w:rsidR="00F82068" w:rsidRDefault="00F82068" w:rsidP="00F82068">
      <w:pPr>
        <w:pStyle w:val="BodyText"/>
        <w:rPr>
          <w:ins w:id="185" w:author="Lixing Gu" w:date="2014-10-09T11:10:00Z"/>
        </w:rPr>
      </w:pPr>
      <w:r w:rsidRPr="00CE7B25">
        <w:t>Bejan, A. 1994. Convection Heat Transfer 2nd ed, Wiley, USA.</w:t>
      </w:r>
    </w:p>
    <w:p w:rsidR="000D5641" w:rsidRDefault="000D5641" w:rsidP="00F82068">
      <w:pPr>
        <w:pStyle w:val="BodyText"/>
        <w:rPr>
          <w:ins w:id="186" w:author="Lixing Gu" w:date="2014-10-09T11:10:00Z"/>
        </w:rPr>
      </w:pPr>
    </w:p>
    <w:p w:rsidR="000D5641" w:rsidRDefault="000D5641" w:rsidP="000D5641">
      <w:pPr>
        <w:pStyle w:val="Heading3"/>
        <w:rPr>
          <w:ins w:id="187" w:author="Lixing Gu" w:date="2014-10-09T11:10:00Z"/>
        </w:rPr>
      </w:pPr>
      <w:ins w:id="188" w:author="Lixing Gu" w:date="2014-10-09T11:10:00Z">
        <w:r>
          <w:t>RoomAirflowNetwork Model</w:t>
        </w:r>
      </w:ins>
    </w:p>
    <w:p w:rsidR="000D5641" w:rsidRDefault="000D5641" w:rsidP="000D5641">
      <w:pPr>
        <w:pStyle w:val="Heading4"/>
        <w:rPr>
          <w:ins w:id="189" w:author="Lixing Gu" w:date="2014-10-09T11:10:00Z"/>
        </w:rPr>
      </w:pPr>
      <w:ins w:id="190" w:author="Lixing Gu" w:date="2014-10-09T11:10:00Z">
        <w:r>
          <w:t>Overview</w:t>
        </w:r>
      </w:ins>
    </w:p>
    <w:p w:rsidR="000D7B40" w:rsidRDefault="000D5641" w:rsidP="000D7B40">
      <w:pPr>
        <w:pStyle w:val="BodyText"/>
        <w:rPr>
          <w:ins w:id="191" w:author="Lixing Gu" w:date="2014-10-09T11:47:00Z"/>
          <w:rFonts w:eastAsiaTheme="minorEastAsia"/>
        </w:rPr>
      </w:pPr>
      <w:ins w:id="192" w:author="Lixing Gu" w:date="2014-10-09T11:10:00Z">
        <w:r w:rsidRPr="000D7B40">
          <w:t>The input object RoomAirSettings:</w:t>
        </w:r>
      </w:ins>
      <w:ins w:id="193" w:author="Lixing Gu" w:date="2014-10-09T11:30:00Z">
        <w:r w:rsidR="00FA00EC" w:rsidRPr="000D7B40">
          <w:t>AirflowNetwork</w:t>
        </w:r>
      </w:ins>
      <w:ins w:id="194" w:author="Lixing Gu" w:date="2014-10-09T11:10:00Z">
        <w:r w:rsidRPr="000D7B40">
          <w:t xml:space="preserve"> </w:t>
        </w:r>
      </w:ins>
      <w:ins w:id="195" w:author="Lixing Gu" w:date="2014-10-09T11:33:00Z">
        <w:r w:rsidR="00FA00EC" w:rsidRPr="000D7B40">
          <w:t>lists</w:t>
        </w:r>
      </w:ins>
      <w:ins w:id="196" w:author="Lixing Gu" w:date="2014-10-09T11:31:00Z">
        <w:r w:rsidR="00FA00EC" w:rsidRPr="000D7B40">
          <w:t xml:space="preserve"> </w:t>
        </w:r>
      </w:ins>
      <w:ins w:id="197" w:author="Lixing Gu" w:date="2014-10-28T09:27:00Z">
        <w:r w:rsidR="00BC20D2">
          <w:t xml:space="preserve">multiple </w:t>
        </w:r>
      </w:ins>
      <w:ins w:id="198" w:author="Lixing Gu" w:date="2014-10-09T11:31:00Z">
        <w:r w:rsidR="00FA00EC" w:rsidRPr="000D7B40">
          <w:t xml:space="preserve">RoomAirflowNetwork nodes in a zone. </w:t>
        </w:r>
      </w:ins>
      <w:ins w:id="199" w:author="Lixing Gu" w:date="2014-10-09T11:32:00Z">
        <w:r w:rsidR="00FA00EC" w:rsidRPr="000D7B40">
          <w:t xml:space="preserve">The input object of </w:t>
        </w:r>
      </w:ins>
      <w:ins w:id="200" w:author="Lixing Gu" w:date="2014-10-09T11:33:00Z">
        <w:r w:rsidR="00FA00EC" w:rsidRPr="000D7B40">
          <w:t xml:space="preserve">RoomAirflowNetwork:Node defines </w:t>
        </w:r>
      </w:ins>
      <w:ins w:id="201" w:author="Lixing Gu" w:date="2014-10-09T11:40:00Z">
        <w:r w:rsidR="000D7B40" w:rsidRPr="000D7B40">
          <w:t xml:space="preserve">a list of connections assigned to </w:t>
        </w:r>
      </w:ins>
      <w:ins w:id="202" w:author="Lixing Gu" w:date="2014-10-28T09:28:00Z">
        <w:r w:rsidR="00BC20D2">
          <w:t xml:space="preserve">a particular </w:t>
        </w:r>
      </w:ins>
      <w:ins w:id="203" w:author="Lixing Gu" w:date="2014-10-28T09:29:00Z">
        <w:r w:rsidR="00BC20D2" w:rsidRPr="000D7B40">
          <w:t>RoomAirflowNetwork</w:t>
        </w:r>
      </w:ins>
      <w:ins w:id="204" w:author="Lixing Gu" w:date="2014-10-09T11:40:00Z">
        <w:r w:rsidR="000D7B40" w:rsidRPr="000D7B40">
          <w:t xml:space="preserve"> node</w:t>
        </w:r>
      </w:ins>
      <w:ins w:id="205" w:author="Lixing Gu" w:date="2014-10-09T11:41:00Z">
        <w:r w:rsidR="000D7B40" w:rsidRPr="000D7B40">
          <w:t xml:space="preserve">, so that the connections will be used </w:t>
        </w:r>
      </w:ins>
      <w:ins w:id="206" w:author="Lixing Gu" w:date="2014-10-30T11:53:00Z">
        <w:r w:rsidR="00DF7D60">
          <w:t>as components of node</w:t>
        </w:r>
      </w:ins>
      <w:ins w:id="207" w:author="Lixing Gu" w:date="2014-10-09T11:41:00Z">
        <w:r w:rsidR="000D7B40" w:rsidRPr="000D7B40">
          <w:t xml:space="preserve"> heat and moisture balance equations</w:t>
        </w:r>
      </w:ins>
      <w:ins w:id="208" w:author="Lixing Gu" w:date="2014-10-09T11:40:00Z">
        <w:r w:rsidR="000D7B40" w:rsidRPr="00F01D6D">
          <w:t>.</w:t>
        </w:r>
      </w:ins>
      <w:ins w:id="209" w:author="Lixing Gu" w:date="2014-10-09T11:42:00Z">
        <w:r w:rsidR="000D7B40" w:rsidRPr="00F01D6D">
          <w:t xml:space="preserve"> In addition, the input objects</w:t>
        </w:r>
      </w:ins>
      <w:ins w:id="210" w:author="Lixing Gu" w:date="2014-10-09T11:44:00Z">
        <w:r w:rsidR="000D7B40" w:rsidRPr="00F01D6D">
          <w:t xml:space="preserve"> of </w:t>
        </w:r>
        <w:r w:rsidR="000D7B40" w:rsidRPr="00F01D6D">
          <w:rPr>
            <w:rFonts w:eastAsiaTheme="minorEastAsia"/>
          </w:rPr>
          <w:t xml:space="preserve">AirflowNetwork:IntraZone:Node and </w:t>
        </w:r>
        <w:r w:rsidR="000D7B40" w:rsidRPr="002051CD">
          <w:rPr>
            <w:rFonts w:eastAsiaTheme="minorEastAsia"/>
          </w:rPr>
          <w:t>AirflowNetwork:IntraZone:Linkage</w:t>
        </w:r>
        <w:r w:rsidR="000D7B40">
          <w:rPr>
            <w:rFonts w:eastAsiaTheme="minorEastAsia"/>
          </w:rPr>
          <w:t xml:space="preserve"> specify airflow nodes, link</w:t>
        </w:r>
      </w:ins>
      <w:ins w:id="211" w:author="Lixing Gu" w:date="2014-10-09T11:45:00Z">
        <w:r w:rsidR="000D7B40">
          <w:rPr>
            <w:rFonts w:eastAsiaTheme="minorEastAsia"/>
          </w:rPr>
          <w:t>a</w:t>
        </w:r>
      </w:ins>
      <w:ins w:id="212" w:author="Lixing Gu" w:date="2014-10-09T11:44:00Z">
        <w:r w:rsidR="000D7B40">
          <w:rPr>
            <w:rFonts w:eastAsiaTheme="minorEastAsia"/>
          </w:rPr>
          <w:t>ges</w:t>
        </w:r>
      </w:ins>
      <w:ins w:id="213" w:author="Lixing Gu" w:date="2014-10-09T11:45:00Z">
        <w:r w:rsidR="000D7B40">
          <w:rPr>
            <w:rFonts w:eastAsiaTheme="minorEastAsia"/>
          </w:rPr>
          <w:t>, and asso</w:t>
        </w:r>
      </w:ins>
      <w:ins w:id="214" w:author="Lixing Gu" w:date="2014-10-09T11:46:00Z">
        <w:r w:rsidR="000D7B40">
          <w:rPr>
            <w:rFonts w:eastAsiaTheme="minorEastAsia"/>
          </w:rPr>
          <w:t>cia</w:t>
        </w:r>
      </w:ins>
      <w:ins w:id="215" w:author="Lixing Gu" w:date="2014-10-09T11:45:00Z">
        <w:r w:rsidR="000D7B40">
          <w:rPr>
            <w:rFonts w:eastAsiaTheme="minorEastAsia"/>
          </w:rPr>
          <w:t>ted</w:t>
        </w:r>
      </w:ins>
      <w:ins w:id="216" w:author="Lixing Gu" w:date="2014-10-09T11:46:00Z">
        <w:r w:rsidR="000D7B40">
          <w:rPr>
            <w:rFonts w:eastAsiaTheme="minorEastAsia"/>
          </w:rPr>
          <w:t xml:space="preserve"> flow components, so that the AirflowNetwork model is used to calculate </w:t>
        </w:r>
      </w:ins>
      <w:ins w:id="217" w:author="Lixing Gu" w:date="2014-10-13T10:22:00Z">
        <w:r w:rsidR="00DA17FC">
          <w:rPr>
            <w:rFonts w:eastAsiaTheme="minorEastAsia"/>
          </w:rPr>
          <w:t xml:space="preserve">intrazone </w:t>
        </w:r>
      </w:ins>
      <w:ins w:id="218" w:author="Lixing Gu" w:date="2014-10-09T11:46:00Z">
        <w:r w:rsidR="000D7B40">
          <w:rPr>
            <w:rFonts w:eastAsiaTheme="minorEastAsia"/>
          </w:rPr>
          <w:t xml:space="preserve">linkage airflows, which will be a part of loads for the RoomAir node </w:t>
        </w:r>
      </w:ins>
      <w:ins w:id="219" w:author="Lixing Gu" w:date="2014-10-09T11:47:00Z">
        <w:r w:rsidR="000D7B40">
          <w:rPr>
            <w:rFonts w:eastAsiaTheme="minorEastAsia"/>
          </w:rPr>
          <w:t>balances.</w:t>
        </w:r>
      </w:ins>
    </w:p>
    <w:p w:rsidR="000D5641" w:rsidRDefault="000D5641" w:rsidP="00BC20D2">
      <w:pPr>
        <w:pStyle w:val="Heading4"/>
        <w:rPr>
          <w:ins w:id="220" w:author="Lixing Gu" w:date="2014-10-09T11:10:00Z"/>
        </w:rPr>
      </w:pPr>
      <w:ins w:id="221" w:author="Lixing Gu" w:date="2014-10-09T11:10:00Z">
        <w:r>
          <w:t>Model description</w:t>
        </w:r>
      </w:ins>
    </w:p>
    <w:p w:rsidR="000D5641" w:rsidRDefault="00F01D6D" w:rsidP="000D5641">
      <w:pPr>
        <w:pStyle w:val="BodyText"/>
        <w:rPr>
          <w:ins w:id="222" w:author="Lixing Gu" w:date="2014-10-13T10:23:00Z"/>
          <w:color w:val="000000"/>
        </w:rPr>
      </w:pPr>
      <w:ins w:id="223" w:author="Lixing Gu" w:date="2014-10-09T11:54:00Z">
        <w:r>
          <w:rPr>
            <w:color w:val="000000"/>
          </w:rPr>
          <w:t xml:space="preserve">The model </w:t>
        </w:r>
      </w:ins>
      <w:ins w:id="224" w:author="Lixing Gu" w:date="2014-10-09T11:55:00Z">
        <w:r>
          <w:rPr>
            <w:color w:val="000000"/>
          </w:rPr>
          <w:t xml:space="preserve">calculates each component of the governing equations first. </w:t>
        </w:r>
      </w:ins>
      <w:ins w:id="225" w:author="Lixing Gu" w:date="2014-10-09T11:56:00Z">
        <w:r>
          <w:rPr>
            <w:color w:val="000000"/>
          </w:rPr>
          <w:t>Then heat and moisture balance equations are solved to get the node temperatur</w:t>
        </w:r>
        <w:r w:rsidR="00DA17FC">
          <w:rPr>
            <w:color w:val="000000"/>
          </w:rPr>
          <w:t xml:space="preserve">e and humidity ratio at the </w:t>
        </w:r>
        <w:r>
          <w:rPr>
            <w:color w:val="000000"/>
          </w:rPr>
          <w:t xml:space="preserve">current time step. </w:t>
        </w:r>
      </w:ins>
    </w:p>
    <w:p w:rsidR="00F01D6D" w:rsidRDefault="00F01D6D" w:rsidP="00BC20D2">
      <w:pPr>
        <w:pStyle w:val="Heading4"/>
        <w:rPr>
          <w:ins w:id="226" w:author="Lixing Gu" w:date="2014-10-09T11:55:00Z"/>
        </w:rPr>
      </w:pPr>
      <w:ins w:id="227" w:author="Lixing Gu" w:date="2014-10-09T11:55:00Z">
        <w:r>
          <w:t>Governing equations for each RoomAirflowNetwork node</w:t>
        </w:r>
      </w:ins>
    </w:p>
    <w:p w:rsidR="00F01D6D" w:rsidRDefault="00F01D6D" w:rsidP="00F01D6D">
      <w:pPr>
        <w:rPr>
          <w:ins w:id="228" w:author="Lixing Gu" w:date="2014-10-09T11:58:00Z"/>
        </w:rPr>
      </w:pPr>
      <w:ins w:id="229" w:author="Lixing Gu" w:date="2014-10-09T11:58:00Z">
        <w:r>
          <w:t>Energy balance equation</w:t>
        </w:r>
      </w:ins>
    </w:p>
    <w:p w:rsidR="00F01D6D" w:rsidRDefault="00F01D6D" w:rsidP="00F01D6D">
      <w:pPr>
        <w:pStyle w:val="MTDisplayEquation"/>
        <w:ind w:left="0"/>
        <w:rPr>
          <w:ins w:id="230" w:author="Lixing Gu" w:date="2014-10-09T11:58:00Z"/>
        </w:rPr>
      </w:pPr>
      <w:ins w:id="231" w:author="Lixing Gu" w:date="2014-10-09T11:58:00Z">
        <w:r>
          <w:tab/>
        </w:r>
      </w:ins>
      <w:ins w:id="232" w:author="Lixing Gu" w:date="2014-10-09T11:58:00Z">
        <w:r w:rsidRPr="00DC2089">
          <w:rPr>
            <w:position w:val="-30"/>
          </w:rPr>
          <w:object w:dxaOrig="10300" w:dyaOrig="740">
            <v:shape id="_x0000_i1180" type="#_x0000_t75" style="width:515pt;height:36.5pt" o:ole="">
              <v:imagedata r:id="rId480" o:title=""/>
            </v:shape>
            <o:OLEObject Type="Embed" ProgID="Equation.DSMT4" ShapeID="_x0000_i1180" DrawAspect="Content" ObjectID="_1476180509" r:id="rId481"/>
          </w:object>
        </w:r>
      </w:ins>
      <w:ins w:id="233" w:author="Lixing Gu" w:date="2014-10-09T11:5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w:instrText>
        </w:r>
        <w:r>
          <w:rPr>
            <w:noProof/>
          </w:rPr>
          <w:fldChar w:fldCharType="end"/>
        </w:r>
        <w:r>
          <w:instrText>)</w:instrText>
        </w:r>
        <w:r>
          <w:fldChar w:fldCharType="end"/>
        </w:r>
      </w:ins>
    </w:p>
    <w:p w:rsidR="00F01D6D" w:rsidRDefault="00F01D6D" w:rsidP="00F01D6D">
      <w:pPr>
        <w:pStyle w:val="EquationLong"/>
        <w:ind w:left="0"/>
        <w:rPr>
          <w:ins w:id="234" w:author="Lixing Gu" w:date="2014-10-09T11:58:00Z"/>
          <w:rFonts w:ascii="Palatino" w:hAnsi="Palatino" w:cs="Palatino"/>
        </w:rPr>
      </w:pPr>
    </w:p>
    <w:p w:rsidR="00F01D6D" w:rsidRDefault="00F01D6D" w:rsidP="00F01D6D">
      <w:pPr>
        <w:pStyle w:val="BodyText"/>
        <w:rPr>
          <w:ins w:id="235" w:author="Lixing Gu" w:date="2014-10-09T11:58:00Z"/>
        </w:rPr>
      </w:pPr>
      <w:ins w:id="236" w:author="Lixing Gu" w:date="2014-10-09T11:58:00Z">
        <w:r>
          <w:t>where:</w:t>
        </w:r>
      </w:ins>
    </w:p>
    <w:p w:rsidR="00F01D6D" w:rsidRDefault="00F01D6D" w:rsidP="00F01D6D">
      <w:pPr>
        <w:pStyle w:val="BodyText"/>
        <w:rPr>
          <w:ins w:id="237" w:author="Lixing Gu" w:date="2014-10-09T11:58:00Z"/>
          <w:rFonts w:asciiTheme="minorHAnsi" w:hAnsiTheme="minorHAnsi" w:cstheme="minorHAnsi"/>
          <w:sz w:val="22"/>
          <w:szCs w:val="22"/>
        </w:rPr>
      </w:pPr>
      <w:ins w:id="238" w:author="Lixing Gu" w:date="2014-10-09T11:58:00Z">
        <w:r>
          <w:t>F</w:t>
        </w:r>
        <w:r w:rsidRPr="001A6FBC">
          <w:rPr>
            <w:vertAlign w:val="subscript"/>
          </w:rPr>
          <w:t>i</w:t>
        </w:r>
        <w:r>
          <w:tab/>
          <w:t xml:space="preserve">= Fraction of zone air volume for the ith node, defined in the </w:t>
        </w:r>
        <w:r w:rsidRPr="009C60FA">
          <w:rPr>
            <w:rFonts w:asciiTheme="minorHAnsi" w:hAnsiTheme="minorHAnsi" w:cstheme="minorHAnsi"/>
            <w:sz w:val="22"/>
            <w:szCs w:val="22"/>
          </w:rPr>
          <w:t xml:space="preserve">Fraction of Zone Air Volume of the </w:t>
        </w:r>
        <w:r>
          <w:rPr>
            <w:rFonts w:asciiTheme="minorHAnsi" w:hAnsiTheme="minorHAnsi" w:cstheme="minorHAnsi"/>
            <w:sz w:val="22"/>
            <w:szCs w:val="22"/>
          </w:rPr>
          <w:t>RoomAir:Node:Airflownetwork</w:t>
        </w:r>
      </w:ins>
    </w:p>
    <w:p w:rsidR="00F01D6D" w:rsidRDefault="00F01D6D" w:rsidP="00F01D6D">
      <w:pPr>
        <w:pStyle w:val="BodyText"/>
        <w:rPr>
          <w:ins w:id="239" w:author="Lixing Gu" w:date="2014-10-09T11:58:00Z"/>
        </w:rPr>
      </w:pPr>
      <w:ins w:id="240" w:author="Lixing Gu" w:date="2014-10-09T11:58:00Z">
        <w:r w:rsidRPr="009C60FA">
          <w:rPr>
            <w:position w:val="-14"/>
          </w:rPr>
          <w:object w:dxaOrig="380" w:dyaOrig="380">
            <v:shape id="_x0000_i1181" type="#_x0000_t75" style="width:19pt;height:19pt" o:ole="">
              <v:imagedata r:id="rId482" o:title=""/>
            </v:shape>
            <o:OLEObject Type="Embed" ProgID="Equation.DSMT4" ShapeID="_x0000_i1181" DrawAspect="Content" ObjectID="_1476180510" r:id="rId483"/>
          </w:object>
        </w:r>
      </w:ins>
      <w:ins w:id="241" w:author="Lixing Gu" w:date="2014-10-09T11:58:00Z">
        <w:r>
          <w:tab/>
          <w:t xml:space="preserve">= Volumetric heat capacity for the ith node: </w:t>
        </w:r>
        <w:r>
          <w:rPr>
            <w:rFonts w:cs="Arial"/>
          </w:rPr>
          <w:t>ρ</w:t>
        </w:r>
        <w:r w:rsidRPr="009C60FA">
          <w:rPr>
            <w:rFonts w:cs="Arial"/>
            <w:vertAlign w:val="subscript"/>
          </w:rPr>
          <w:t>air</w:t>
        </w:r>
        <w:r>
          <w:rPr>
            <w:rFonts w:cs="Arial"/>
            <w:vertAlign w:val="subscript"/>
          </w:rPr>
          <w:t>,i</w:t>
        </w:r>
        <w:r>
          <w:t>VC</w:t>
        </w:r>
        <w:r w:rsidRPr="009C60FA">
          <w:rPr>
            <w:vertAlign w:val="subscript"/>
          </w:rPr>
          <w:t>p</w:t>
        </w:r>
        <w:r w:rsidRPr="009C60FA">
          <w:t>C</w:t>
        </w:r>
        <w:r>
          <w:rPr>
            <w:vertAlign w:val="subscript"/>
          </w:rPr>
          <w:t>T</w:t>
        </w:r>
        <w:r>
          <w:t xml:space="preserve"> </w:t>
        </w:r>
      </w:ins>
    </w:p>
    <w:p w:rsidR="00F01D6D" w:rsidRDefault="00F01D6D" w:rsidP="00F01D6D">
      <w:pPr>
        <w:pStyle w:val="BodyText"/>
        <w:rPr>
          <w:ins w:id="242" w:author="Lixing Gu" w:date="2014-10-09T11:58:00Z"/>
        </w:rPr>
      </w:pPr>
      <w:ins w:id="243" w:author="Lixing Gu" w:date="2014-10-09T11:58:00Z">
        <w:r>
          <w:rPr>
            <w:rFonts w:cs="Arial"/>
          </w:rPr>
          <w:t>ρ</w:t>
        </w:r>
        <w:r w:rsidRPr="00C141AD">
          <w:rPr>
            <w:vertAlign w:val="subscript"/>
          </w:rPr>
          <w:t>air</w:t>
        </w:r>
        <w:r>
          <w:rPr>
            <w:vertAlign w:val="subscript"/>
          </w:rPr>
          <w:t xml:space="preserve">,i </w:t>
        </w:r>
        <w:r w:rsidRPr="00C141AD">
          <w:t>=</w:t>
        </w:r>
        <w:r>
          <w:t xml:space="preserve"> Dry air density at the ith zone node </w:t>
        </w:r>
      </w:ins>
    </w:p>
    <w:p w:rsidR="00F01D6D" w:rsidRDefault="00F01D6D" w:rsidP="00F01D6D">
      <w:pPr>
        <w:pStyle w:val="BodyText"/>
        <w:rPr>
          <w:ins w:id="244" w:author="Lixing Gu" w:date="2014-10-09T11:58:00Z"/>
        </w:rPr>
      </w:pPr>
      <w:ins w:id="245" w:author="Lixing Gu" w:date="2014-10-09T11:58:00Z">
        <w:r>
          <w:t>C</w:t>
        </w:r>
        <w:r w:rsidRPr="00C141AD">
          <w:rPr>
            <w:vertAlign w:val="subscript"/>
          </w:rPr>
          <w:t>p</w:t>
        </w:r>
        <w:r>
          <w:rPr>
            <w:vertAlign w:val="subscript"/>
          </w:rPr>
          <w:t xml:space="preserve"> </w:t>
        </w:r>
        <w:r w:rsidRPr="00C141AD">
          <w:t>=</w:t>
        </w:r>
        <w:r>
          <w:t xml:space="preserve"> zone air specific heat</w:t>
        </w:r>
      </w:ins>
    </w:p>
    <w:p w:rsidR="00F01D6D" w:rsidRDefault="00F01D6D" w:rsidP="00F01D6D">
      <w:pPr>
        <w:pStyle w:val="BodyText"/>
        <w:rPr>
          <w:ins w:id="246" w:author="Lixing Gu" w:date="2014-10-09T11:58:00Z"/>
        </w:rPr>
      </w:pPr>
      <w:ins w:id="247" w:author="Lixing Gu" w:date="2014-10-09T11:58:00Z">
        <w:r>
          <w:t>C</w:t>
        </w:r>
        <w:r w:rsidRPr="00C141AD">
          <w:rPr>
            <w:vertAlign w:val="subscript"/>
          </w:rPr>
          <w:t>T</w:t>
        </w:r>
        <w:r>
          <w:rPr>
            <w:vertAlign w:val="subscript"/>
          </w:rPr>
          <w:t xml:space="preserve"> </w:t>
        </w:r>
        <w:r w:rsidRPr="00C141AD">
          <w:t>=</w:t>
        </w:r>
        <w:r>
          <w:t xml:space="preserve"> sensible heat capacity multiplier (Detailed description is provided below)</w:t>
        </w:r>
      </w:ins>
    </w:p>
    <w:p w:rsidR="00F01D6D" w:rsidRDefault="00F01D6D" w:rsidP="00F01D6D">
      <w:pPr>
        <w:pStyle w:val="BodyText"/>
        <w:rPr>
          <w:ins w:id="248" w:author="Lixing Gu" w:date="2014-10-09T11:58:00Z"/>
        </w:rPr>
      </w:pPr>
      <w:ins w:id="249" w:author="Lixing Gu" w:date="2014-10-09T11:58:00Z">
        <w:r>
          <w:t>V</w:t>
        </w:r>
        <w:r>
          <w:tab/>
          <w:t>= Zone air volume</w:t>
        </w:r>
      </w:ins>
    </w:p>
    <w:p w:rsidR="00F01D6D" w:rsidRDefault="00F01D6D" w:rsidP="00F01D6D">
      <w:pPr>
        <w:pStyle w:val="BodyText"/>
        <w:rPr>
          <w:ins w:id="250" w:author="Lixing Gu" w:date="2014-10-09T11:58:00Z"/>
        </w:rPr>
      </w:pPr>
      <w:ins w:id="251" w:author="Lixing Gu" w:date="2014-10-09T11:58:00Z">
        <w:r w:rsidRPr="007F6333">
          <w:rPr>
            <w:position w:val="-14"/>
          </w:rPr>
          <w:object w:dxaOrig="340" w:dyaOrig="380">
            <v:shape id="_x0000_i1182" type="#_x0000_t75" style="width:17.5pt;height:19pt" o:ole="">
              <v:imagedata r:id="rId484" o:title=""/>
            </v:shape>
            <o:OLEObject Type="Embed" ProgID="Equation.DSMT4" ShapeID="_x0000_i1182" DrawAspect="Content" ObjectID="_1476180511" r:id="rId485"/>
          </w:object>
        </w:r>
      </w:ins>
      <w:ins w:id="252" w:author="Lixing Gu" w:date="2014-10-09T11:58:00Z">
        <w:r>
          <w:tab/>
          <w:t>= Air temperature at the ith zone node</w:t>
        </w:r>
      </w:ins>
    </w:p>
    <w:p w:rsidR="00F01D6D" w:rsidRDefault="00F01D6D" w:rsidP="00F01D6D">
      <w:pPr>
        <w:pStyle w:val="BodyText"/>
        <w:jc w:val="left"/>
        <w:rPr>
          <w:ins w:id="253" w:author="Lixing Gu" w:date="2014-10-09T11:58:00Z"/>
          <w:rFonts w:asciiTheme="minorHAnsi" w:hAnsiTheme="minorHAnsi" w:cstheme="minorHAnsi"/>
          <w:sz w:val="22"/>
          <w:szCs w:val="22"/>
        </w:rPr>
      </w:pPr>
      <w:ins w:id="254" w:author="Lixing Gu" w:date="2014-10-09T11:58:00Z">
        <w:r w:rsidRPr="00F67F3B">
          <w:rPr>
            <w:position w:val="-14"/>
          </w:rPr>
          <w:object w:dxaOrig="320" w:dyaOrig="380">
            <v:shape id="_x0000_i1183" type="#_x0000_t75" style="width:15.5pt;height:19pt" o:ole="">
              <v:imagedata r:id="rId486" o:title=""/>
            </v:shape>
            <o:OLEObject Type="Embed" ProgID="Equation.DSMT4" ShapeID="_x0000_i1183" DrawAspect="Content" ObjectID="_1476180512" r:id="rId487"/>
          </w:object>
        </w:r>
      </w:ins>
      <w:ins w:id="255" w:author="Lixing Gu" w:date="2014-10-09T11:58:00Z">
        <w:r>
          <w:tab/>
          <w:t xml:space="preserve">= </w:t>
        </w:r>
        <w:r w:rsidRPr="00F67F3B">
          <w:rPr>
            <w:rFonts w:asciiTheme="minorHAnsi" w:hAnsiTheme="minorHAnsi" w:cstheme="minorHAnsi"/>
            <w:sz w:val="22"/>
            <w:szCs w:val="22"/>
          </w:rPr>
          <w:t xml:space="preserve">The number of internal gains for the ith node, defined in the </w:t>
        </w:r>
        <w:r>
          <w:rPr>
            <w:rFonts w:asciiTheme="minorHAnsi" w:hAnsiTheme="minorHAnsi" w:cstheme="minorHAnsi"/>
            <w:sz w:val="22"/>
            <w:szCs w:val="22"/>
          </w:rPr>
          <w:t>RoomAir:Node:Airflownetwork</w:t>
        </w:r>
        <w:r w:rsidRPr="00F67F3B">
          <w:rPr>
            <w:rFonts w:asciiTheme="minorHAnsi" w:hAnsiTheme="minorHAnsi" w:cstheme="minorHAnsi"/>
            <w:sz w:val="22"/>
            <w:szCs w:val="22"/>
          </w:rPr>
          <w:t>:InternalGains</w:t>
        </w:r>
        <w:r>
          <w:rPr>
            <w:rFonts w:asciiTheme="minorHAnsi" w:hAnsiTheme="minorHAnsi" w:cstheme="minorHAnsi"/>
            <w:sz w:val="22"/>
            <w:szCs w:val="22"/>
          </w:rPr>
          <w:t xml:space="preserve"> object</w:t>
        </w:r>
      </w:ins>
    </w:p>
    <w:p w:rsidR="00F01D6D" w:rsidRDefault="00F01D6D" w:rsidP="00F01D6D">
      <w:pPr>
        <w:pStyle w:val="BodyText"/>
        <w:jc w:val="left"/>
        <w:rPr>
          <w:ins w:id="256" w:author="Lixing Gu" w:date="2014-10-09T11:58:00Z"/>
          <w:rFonts w:asciiTheme="minorHAnsi" w:hAnsiTheme="minorHAnsi" w:cstheme="minorHAnsi"/>
          <w:sz w:val="22"/>
          <w:szCs w:val="22"/>
        </w:rPr>
      </w:pPr>
      <w:ins w:id="257" w:author="Lixing Gu" w:date="2014-10-09T11:58:00Z">
        <w:r w:rsidRPr="00F67F3B">
          <w:rPr>
            <w:rFonts w:asciiTheme="minorHAnsi" w:hAnsiTheme="minorHAnsi" w:cstheme="minorHAnsi"/>
            <w:position w:val="-14"/>
            <w:sz w:val="22"/>
            <w:szCs w:val="22"/>
          </w:rPr>
          <w:object w:dxaOrig="580" w:dyaOrig="380">
            <v:shape id="_x0000_i1184" type="#_x0000_t75" style="width:29.5pt;height:19pt" o:ole="">
              <v:imagedata r:id="rId488" o:title=""/>
            </v:shape>
            <o:OLEObject Type="Embed" ProgID="Equation.DSMT4" ShapeID="_x0000_i1184" DrawAspect="Content" ObjectID="_1476180513" r:id="rId489"/>
          </w:object>
        </w:r>
      </w:ins>
      <w:ins w:id="258" w:author="Lixing Gu" w:date="2014-10-09T11:58:00Z">
        <w:r>
          <w:rPr>
            <w:rFonts w:asciiTheme="minorHAnsi" w:hAnsiTheme="minorHAnsi" w:cstheme="minorHAnsi"/>
            <w:sz w:val="22"/>
            <w:szCs w:val="22"/>
          </w:rPr>
          <w:tab/>
          <w:t>= Fraction of internal gain from jth internal gain object defined in the RoomAir:Node:Airflownetwork</w:t>
        </w:r>
        <w:r w:rsidRPr="00F67F3B">
          <w:rPr>
            <w:rFonts w:asciiTheme="minorHAnsi" w:hAnsiTheme="minorHAnsi" w:cstheme="minorHAnsi"/>
            <w:sz w:val="22"/>
            <w:szCs w:val="22"/>
          </w:rPr>
          <w:t>:InternalGains</w:t>
        </w:r>
        <w:r>
          <w:rPr>
            <w:rFonts w:asciiTheme="minorHAnsi" w:hAnsiTheme="minorHAnsi" w:cstheme="minorHAnsi"/>
            <w:sz w:val="22"/>
            <w:szCs w:val="22"/>
          </w:rPr>
          <w:t xml:space="preserve"> object</w:t>
        </w:r>
      </w:ins>
    </w:p>
    <w:p w:rsidR="00F01D6D" w:rsidRPr="00F67F3B" w:rsidRDefault="00F01D6D" w:rsidP="00F01D6D">
      <w:pPr>
        <w:pStyle w:val="BodyText"/>
        <w:jc w:val="left"/>
        <w:rPr>
          <w:ins w:id="259" w:author="Lixing Gu" w:date="2014-10-09T11:58:00Z"/>
          <w:rFonts w:asciiTheme="minorHAnsi" w:hAnsiTheme="minorHAnsi" w:cstheme="minorHAnsi"/>
          <w:sz w:val="22"/>
          <w:szCs w:val="22"/>
        </w:rPr>
      </w:pPr>
      <w:ins w:id="260" w:author="Lixing Gu" w:date="2014-10-09T11:58:00Z">
        <w:r w:rsidRPr="00CD76C4">
          <w:rPr>
            <w:rFonts w:asciiTheme="minorHAnsi" w:hAnsiTheme="minorHAnsi" w:cstheme="minorHAnsi"/>
            <w:position w:val="-14"/>
            <w:sz w:val="22"/>
            <w:szCs w:val="22"/>
          </w:rPr>
          <w:object w:dxaOrig="400" w:dyaOrig="400">
            <v:shape id="_x0000_i1185" type="#_x0000_t75" style="width:20.5pt;height:20.5pt" o:ole="">
              <v:imagedata r:id="rId490" o:title=""/>
            </v:shape>
            <o:OLEObject Type="Embed" ProgID="Equation.DSMT4" ShapeID="_x0000_i1185" DrawAspect="Content" ObjectID="_1476180514" r:id="rId491"/>
          </w:object>
        </w:r>
      </w:ins>
      <w:ins w:id="261" w:author="Lixing Gu" w:date="2014-10-09T11:58:00Z">
        <w:r>
          <w:rPr>
            <w:rFonts w:asciiTheme="minorHAnsi" w:hAnsiTheme="minorHAnsi" w:cstheme="minorHAnsi"/>
            <w:sz w:val="22"/>
            <w:szCs w:val="22"/>
          </w:rPr>
          <w:tab/>
          <w:t xml:space="preserve">= The amount of internal sensible gain at the jth internal gain object and ith node. </w:t>
        </w:r>
      </w:ins>
    </w:p>
    <w:p w:rsidR="00F01D6D" w:rsidRDefault="00F01D6D" w:rsidP="00F01D6D">
      <w:pPr>
        <w:pStyle w:val="BodyText"/>
        <w:rPr>
          <w:ins w:id="262" w:author="Lixing Gu" w:date="2014-10-09T11:58:00Z"/>
        </w:rPr>
      </w:pPr>
      <w:ins w:id="263" w:author="Lixing Gu" w:date="2014-10-09T11:58:00Z">
        <w:r w:rsidRPr="00045318">
          <w:rPr>
            <w:position w:val="-30"/>
          </w:rPr>
          <w:object w:dxaOrig="1219" w:dyaOrig="740">
            <v:shape id="_x0000_i1186" type="#_x0000_t75" style="width:61pt;height:36.5pt" o:ole="">
              <v:imagedata r:id="rId492" o:title=""/>
            </v:shape>
            <o:OLEObject Type="Embed" ProgID="Equation.DSMT4" ShapeID="_x0000_i1186" DrawAspect="Content" ObjectID="_1476180515" r:id="rId493"/>
          </w:object>
        </w:r>
      </w:ins>
      <w:ins w:id="264" w:author="Lixing Gu" w:date="2014-10-09T11:58:00Z">
        <w:r>
          <w:t xml:space="preserve">= The total amount of internal sensible gains attached to the ith node </w:t>
        </w:r>
      </w:ins>
    </w:p>
    <w:p w:rsidR="00F01D6D" w:rsidRDefault="00F01D6D" w:rsidP="00F01D6D">
      <w:pPr>
        <w:pStyle w:val="BodyText"/>
        <w:jc w:val="left"/>
        <w:rPr>
          <w:ins w:id="265" w:author="Lixing Gu" w:date="2014-10-09T11:58:00Z"/>
          <w:rFonts w:asciiTheme="minorHAnsi" w:hAnsiTheme="minorHAnsi" w:cstheme="minorHAnsi"/>
          <w:sz w:val="22"/>
          <w:szCs w:val="22"/>
        </w:rPr>
      </w:pPr>
      <w:ins w:id="266" w:author="Lixing Gu" w:date="2014-10-09T11:58:00Z">
        <w:r w:rsidRPr="004A746E">
          <w:rPr>
            <w:position w:val="-12"/>
          </w:rPr>
          <w:object w:dxaOrig="400" w:dyaOrig="360">
            <v:shape id="_x0000_i1187" type="#_x0000_t75" style="width:20.5pt;height:18pt" o:ole="">
              <v:imagedata r:id="rId494" o:title=""/>
            </v:shape>
            <o:OLEObject Type="Embed" ProgID="Equation.DSMT4" ShapeID="_x0000_i1187" DrawAspect="Content" ObjectID="_1476180516" r:id="rId495"/>
          </w:object>
        </w:r>
      </w:ins>
      <w:ins w:id="267" w:author="Lixing Gu" w:date="2014-10-09T11:58:00Z">
        <w:r>
          <w:tab/>
          <w:t>=</w:t>
        </w:r>
        <w:r w:rsidRPr="004A746E">
          <w:rPr>
            <w:rFonts w:asciiTheme="minorHAnsi" w:hAnsiTheme="minorHAnsi" w:cstheme="minorHAnsi"/>
            <w:sz w:val="22"/>
            <w:szCs w:val="22"/>
          </w:rPr>
          <w:t xml:space="preserve"> </w:t>
        </w:r>
        <w:r w:rsidRPr="00F67F3B">
          <w:rPr>
            <w:rFonts w:asciiTheme="minorHAnsi" w:hAnsiTheme="minorHAnsi" w:cstheme="minorHAnsi"/>
            <w:sz w:val="22"/>
            <w:szCs w:val="22"/>
          </w:rPr>
          <w:t xml:space="preserve">The number of </w:t>
        </w:r>
        <w:r>
          <w:rPr>
            <w:rFonts w:asciiTheme="minorHAnsi" w:hAnsiTheme="minorHAnsi" w:cstheme="minorHAnsi"/>
            <w:sz w:val="22"/>
            <w:szCs w:val="22"/>
          </w:rPr>
          <w:t>adjacent surface with convective heat transfer</w:t>
        </w:r>
        <w:r w:rsidRPr="00F67F3B">
          <w:rPr>
            <w:rFonts w:asciiTheme="minorHAnsi" w:hAnsiTheme="minorHAnsi" w:cstheme="minorHAnsi"/>
            <w:sz w:val="22"/>
            <w:szCs w:val="22"/>
          </w:rPr>
          <w:t xml:space="preserve"> for the ith node, defined in the </w:t>
        </w:r>
        <w:r>
          <w:rPr>
            <w:rFonts w:asciiTheme="minorHAnsi" w:hAnsiTheme="minorHAnsi" w:cstheme="minorHAnsi"/>
            <w:sz w:val="22"/>
            <w:szCs w:val="22"/>
          </w:rPr>
          <w:t>RoomAir:Node:Airflownetwork</w:t>
        </w:r>
        <w:r w:rsidRPr="00F67F3B">
          <w:rPr>
            <w:rFonts w:asciiTheme="minorHAnsi" w:hAnsiTheme="minorHAnsi" w:cstheme="minorHAnsi"/>
            <w:sz w:val="22"/>
            <w:szCs w:val="22"/>
          </w:rPr>
          <w:t>:</w:t>
        </w:r>
        <w:r>
          <w:rPr>
            <w:rFonts w:asciiTheme="minorHAnsi" w:hAnsiTheme="minorHAnsi" w:cstheme="minorHAnsi"/>
            <w:sz w:val="22"/>
            <w:szCs w:val="22"/>
          </w:rPr>
          <w:t>AdjacentSurfaceList object</w:t>
        </w:r>
      </w:ins>
    </w:p>
    <w:p w:rsidR="00F01D6D" w:rsidRDefault="00F01D6D" w:rsidP="00F01D6D">
      <w:pPr>
        <w:pStyle w:val="BodyText"/>
        <w:jc w:val="left"/>
        <w:rPr>
          <w:ins w:id="268" w:author="Lixing Gu" w:date="2014-10-09T11:58:00Z"/>
          <w:rFonts w:asciiTheme="minorHAnsi" w:hAnsiTheme="minorHAnsi" w:cstheme="minorHAnsi"/>
          <w:sz w:val="22"/>
          <w:szCs w:val="22"/>
        </w:rPr>
      </w:pPr>
      <w:ins w:id="269" w:author="Lixing Gu" w:date="2014-10-09T11:58:00Z">
        <w:r w:rsidRPr="004A746E">
          <w:rPr>
            <w:rFonts w:asciiTheme="minorHAnsi" w:hAnsiTheme="minorHAnsi" w:cstheme="minorHAnsi"/>
            <w:position w:val="-14"/>
            <w:sz w:val="22"/>
            <w:szCs w:val="22"/>
          </w:rPr>
          <w:object w:dxaOrig="260" w:dyaOrig="380">
            <v:shape id="_x0000_i1188" type="#_x0000_t75" style="width:13pt;height:19pt" o:ole="">
              <v:imagedata r:id="rId496" o:title=""/>
            </v:shape>
            <o:OLEObject Type="Embed" ProgID="Equation.DSMT4" ShapeID="_x0000_i1188" DrawAspect="Content" ObjectID="_1476180517" r:id="rId497"/>
          </w:object>
        </w:r>
      </w:ins>
      <w:ins w:id="270" w:author="Lixing Gu" w:date="2014-10-09T11:58:00Z">
        <w:r>
          <w:rPr>
            <w:rFonts w:asciiTheme="minorHAnsi" w:hAnsiTheme="minorHAnsi" w:cstheme="minorHAnsi"/>
            <w:sz w:val="22"/>
            <w:szCs w:val="22"/>
          </w:rPr>
          <w:tab/>
          <w:t>= Heat transfer coefficient between the jth adjacent surface and ith node</w:t>
        </w:r>
      </w:ins>
    </w:p>
    <w:p w:rsidR="00F01D6D" w:rsidRDefault="00F01D6D" w:rsidP="00F01D6D">
      <w:pPr>
        <w:pStyle w:val="BodyText"/>
        <w:jc w:val="left"/>
        <w:rPr>
          <w:ins w:id="271" w:author="Lixing Gu" w:date="2014-10-09T11:58:00Z"/>
          <w:rFonts w:asciiTheme="minorHAnsi" w:hAnsiTheme="minorHAnsi" w:cstheme="minorHAnsi"/>
          <w:sz w:val="22"/>
          <w:szCs w:val="22"/>
        </w:rPr>
      </w:pPr>
      <w:ins w:id="272" w:author="Lixing Gu" w:date="2014-10-09T11:58:00Z">
        <w:r w:rsidRPr="004A746E">
          <w:rPr>
            <w:rFonts w:asciiTheme="minorHAnsi" w:hAnsiTheme="minorHAnsi" w:cstheme="minorHAnsi"/>
            <w:position w:val="-14"/>
            <w:sz w:val="22"/>
            <w:szCs w:val="22"/>
          </w:rPr>
          <w:object w:dxaOrig="300" w:dyaOrig="380">
            <v:shape id="_x0000_i1189" type="#_x0000_t75" style="width:15pt;height:19pt" o:ole="">
              <v:imagedata r:id="rId498" o:title=""/>
            </v:shape>
            <o:OLEObject Type="Embed" ProgID="Equation.DSMT4" ShapeID="_x0000_i1189" DrawAspect="Content" ObjectID="_1476180518" r:id="rId499"/>
          </w:object>
        </w:r>
      </w:ins>
      <w:ins w:id="273" w:author="Lixing Gu" w:date="2014-10-09T11:58:00Z">
        <w:r>
          <w:rPr>
            <w:rFonts w:asciiTheme="minorHAnsi" w:hAnsiTheme="minorHAnsi" w:cstheme="minorHAnsi"/>
            <w:sz w:val="22"/>
            <w:szCs w:val="22"/>
          </w:rPr>
          <w:tab/>
          <w:t>= Area of the jth adjacent surface</w:t>
        </w:r>
      </w:ins>
    </w:p>
    <w:p w:rsidR="00F01D6D" w:rsidRDefault="00F01D6D" w:rsidP="00F01D6D">
      <w:pPr>
        <w:pStyle w:val="BodyText"/>
        <w:jc w:val="left"/>
        <w:rPr>
          <w:ins w:id="274" w:author="Lixing Gu" w:date="2014-10-09T11:58:00Z"/>
        </w:rPr>
      </w:pPr>
      <w:ins w:id="275" w:author="Lixing Gu" w:date="2014-10-09T11:58:00Z">
        <w:r w:rsidRPr="001800D6">
          <w:rPr>
            <w:rFonts w:asciiTheme="minorHAnsi" w:hAnsiTheme="minorHAnsi" w:cstheme="minorHAnsi"/>
            <w:position w:val="-14"/>
            <w:sz w:val="22"/>
            <w:szCs w:val="22"/>
          </w:rPr>
          <w:object w:dxaOrig="360" w:dyaOrig="380">
            <v:shape id="_x0000_i1190" type="#_x0000_t75" style="width:18pt;height:19pt" o:ole="">
              <v:imagedata r:id="rId500" o:title=""/>
            </v:shape>
            <o:OLEObject Type="Embed" ProgID="Equation.DSMT4" ShapeID="_x0000_i1190" DrawAspect="Content" ObjectID="_1476180519" r:id="rId501"/>
          </w:object>
        </w:r>
      </w:ins>
      <w:ins w:id="276" w:author="Lixing Gu" w:date="2014-10-09T11:58:00Z">
        <w:r>
          <w:rPr>
            <w:rFonts w:asciiTheme="minorHAnsi" w:hAnsiTheme="minorHAnsi" w:cstheme="minorHAnsi"/>
            <w:sz w:val="22"/>
            <w:szCs w:val="22"/>
          </w:rPr>
          <w:tab/>
          <w:t>= Inside temperature at the jth adjacent surface</w:t>
        </w:r>
      </w:ins>
    </w:p>
    <w:p w:rsidR="00F01D6D" w:rsidRDefault="00F01D6D" w:rsidP="00F01D6D">
      <w:pPr>
        <w:pStyle w:val="BodyText"/>
        <w:rPr>
          <w:ins w:id="277" w:author="Lixing Gu" w:date="2014-10-09T11:58:00Z"/>
        </w:rPr>
      </w:pPr>
      <w:ins w:id="278" w:author="Lixing Gu" w:date="2014-10-09T11:58:00Z">
        <w:r w:rsidRPr="00131AFA">
          <w:rPr>
            <w:position w:val="-30"/>
          </w:rPr>
          <w:object w:dxaOrig="1840" w:dyaOrig="740">
            <v:shape id="_x0000_i1191" type="#_x0000_t75" style="width:92.5pt;height:36.5pt" o:ole="">
              <v:imagedata r:id="rId502" o:title=""/>
            </v:shape>
            <o:OLEObject Type="Embed" ProgID="Equation.DSMT4" ShapeID="_x0000_i1191" DrawAspect="Content" ObjectID="_1476180520" r:id="rId503"/>
          </w:object>
        </w:r>
      </w:ins>
      <w:ins w:id="279" w:author="Lixing Gu" w:date="2014-10-09T11:58:00Z">
        <w:r>
          <w:tab/>
          <w:t>= The total amount of convective gains from adjacent surfaces attached to the ith node</w:t>
        </w:r>
      </w:ins>
    </w:p>
    <w:p w:rsidR="00F01D6D" w:rsidRDefault="00F01D6D" w:rsidP="00F01D6D">
      <w:pPr>
        <w:pStyle w:val="BodyText"/>
        <w:rPr>
          <w:ins w:id="280" w:author="Lixing Gu" w:date="2014-10-09T11:58:00Z"/>
          <w:rFonts w:asciiTheme="minorHAnsi" w:hAnsiTheme="minorHAnsi" w:cstheme="minorHAnsi"/>
          <w:sz w:val="22"/>
          <w:szCs w:val="22"/>
        </w:rPr>
      </w:pPr>
      <w:ins w:id="281" w:author="Lixing Gu" w:date="2014-10-09T11:58:00Z">
        <w:r w:rsidRPr="001800D6">
          <w:rPr>
            <w:position w:val="-12"/>
          </w:rPr>
          <w:object w:dxaOrig="460" w:dyaOrig="360">
            <v:shape id="_x0000_i1192" type="#_x0000_t75" style="width:23.5pt;height:18pt" o:ole="">
              <v:imagedata r:id="rId504" o:title=""/>
            </v:shape>
            <o:OLEObject Type="Embed" ProgID="Equation.DSMT4" ShapeID="_x0000_i1192" DrawAspect="Content" ObjectID="_1476180521" r:id="rId505"/>
          </w:object>
        </w:r>
      </w:ins>
      <w:ins w:id="282" w:author="Lixing Gu" w:date="2014-10-09T11:58:00Z">
        <w:r>
          <w:tab/>
          <w:t xml:space="preserve">= The number of </w:t>
        </w:r>
        <w:r>
          <w:rPr>
            <w:rFonts w:asciiTheme="minorHAnsi" w:hAnsiTheme="minorHAnsi" w:cstheme="minorHAnsi"/>
            <w:sz w:val="22"/>
            <w:szCs w:val="22"/>
          </w:rPr>
          <w:t xml:space="preserve">RoomAir:Node:Airflownetwork objects connected to the ith node. The links are defined in </w:t>
        </w:r>
        <w:r w:rsidRPr="001800D6">
          <w:rPr>
            <w:rFonts w:asciiTheme="minorHAnsi" w:hAnsiTheme="minorHAnsi" w:cstheme="minorHAnsi"/>
            <w:sz w:val="22"/>
            <w:szCs w:val="22"/>
          </w:rPr>
          <w:t>AirflowNetwork:IntraZone:Linkage objects.</w:t>
        </w:r>
      </w:ins>
    </w:p>
    <w:p w:rsidR="00F01D6D" w:rsidRDefault="00F01D6D" w:rsidP="00F01D6D">
      <w:pPr>
        <w:pStyle w:val="BodyText"/>
        <w:rPr>
          <w:ins w:id="283" w:author="Lixing Gu" w:date="2014-10-09T11:58:00Z"/>
          <w:rFonts w:asciiTheme="minorHAnsi" w:hAnsiTheme="minorHAnsi" w:cstheme="minorHAnsi"/>
          <w:sz w:val="22"/>
          <w:szCs w:val="22"/>
        </w:rPr>
      </w:pPr>
      <w:ins w:id="284" w:author="Lixing Gu" w:date="2014-10-09T11:58:00Z">
        <w:r w:rsidRPr="00616630">
          <w:rPr>
            <w:rFonts w:asciiTheme="minorHAnsi" w:hAnsiTheme="minorHAnsi" w:cstheme="minorHAnsi"/>
            <w:position w:val="-14"/>
            <w:sz w:val="22"/>
            <w:szCs w:val="22"/>
          </w:rPr>
          <w:object w:dxaOrig="740" w:dyaOrig="380">
            <v:shape id="_x0000_i1193" type="#_x0000_t75" style="width:36.5pt;height:19pt" o:ole="">
              <v:imagedata r:id="rId506" o:title=""/>
            </v:shape>
            <o:OLEObject Type="Embed" ProgID="Equation.DSMT4" ShapeID="_x0000_i1193" DrawAspect="Content" ObjectID="_1476180522" r:id="rId507"/>
          </w:object>
        </w:r>
      </w:ins>
      <w:ins w:id="285" w:author="Lixing Gu" w:date="2014-10-09T11:58:00Z">
        <w:r>
          <w:rPr>
            <w:rFonts w:asciiTheme="minorHAnsi" w:hAnsiTheme="minorHAnsi" w:cstheme="minorHAnsi"/>
            <w:sz w:val="22"/>
            <w:szCs w:val="22"/>
          </w:rPr>
          <w:tab/>
          <w:t>= Mass flow rate from the jth node to the ith node. The flow rates are calculated in the AirflowNetwork model. It should be pointed out that the outgoing flow</w:t>
        </w:r>
      </w:ins>
      <w:ins w:id="286" w:author="Lixing Gu" w:date="2014-10-28T09:39:00Z">
        <w:r w:rsidR="00C3465C">
          <w:rPr>
            <w:rFonts w:asciiTheme="minorHAnsi" w:hAnsiTheme="minorHAnsi" w:cstheme="minorHAnsi"/>
            <w:sz w:val="22"/>
            <w:szCs w:val="22"/>
          </w:rPr>
          <w:t>s</w:t>
        </w:r>
      </w:ins>
      <w:ins w:id="287" w:author="Lixing Gu" w:date="2014-10-09T11:58:00Z">
        <w:r>
          <w:rPr>
            <w:rFonts w:asciiTheme="minorHAnsi" w:hAnsiTheme="minorHAnsi" w:cstheme="minorHAnsi"/>
            <w:sz w:val="22"/>
            <w:szCs w:val="22"/>
          </w:rPr>
          <w:t xml:space="preserve"> from the ith node will not be used in the present calculation, because they are a part of energy balance.  </w:t>
        </w:r>
      </w:ins>
    </w:p>
    <w:p w:rsidR="00F01D6D" w:rsidRDefault="00F01D6D" w:rsidP="00F01D6D">
      <w:pPr>
        <w:pStyle w:val="BodyText"/>
        <w:rPr>
          <w:ins w:id="288" w:author="Lixing Gu" w:date="2014-10-09T11:58:00Z"/>
          <w:rFonts w:asciiTheme="minorHAnsi" w:hAnsiTheme="minorHAnsi" w:cstheme="minorHAnsi"/>
          <w:sz w:val="22"/>
          <w:szCs w:val="22"/>
        </w:rPr>
      </w:pPr>
      <w:ins w:id="289" w:author="Lixing Gu" w:date="2014-10-09T11:58:00Z">
        <w:r w:rsidRPr="00616630">
          <w:rPr>
            <w:rFonts w:asciiTheme="minorHAnsi" w:hAnsiTheme="minorHAnsi" w:cstheme="minorHAnsi"/>
            <w:position w:val="-12"/>
            <w:sz w:val="22"/>
            <w:szCs w:val="22"/>
          </w:rPr>
          <w:object w:dxaOrig="320" w:dyaOrig="360">
            <v:shape id="_x0000_i1194" type="#_x0000_t75" style="width:15.5pt;height:18pt" o:ole="">
              <v:imagedata r:id="rId508" o:title=""/>
            </v:shape>
            <o:OLEObject Type="Embed" ProgID="Equation.DSMT4" ShapeID="_x0000_i1194" DrawAspect="Content" ObjectID="_1476180523" r:id="rId509"/>
          </w:object>
        </w:r>
      </w:ins>
      <w:ins w:id="290" w:author="Lixing Gu" w:date="2014-10-09T11:58:00Z">
        <w:r>
          <w:rPr>
            <w:rFonts w:asciiTheme="minorHAnsi" w:hAnsiTheme="minorHAnsi" w:cstheme="minorHAnsi"/>
            <w:sz w:val="22"/>
            <w:szCs w:val="22"/>
          </w:rPr>
          <w:tab/>
          <w:t>= Dry air specific heat</w:t>
        </w:r>
      </w:ins>
    </w:p>
    <w:p w:rsidR="00F01D6D" w:rsidRPr="001800D6" w:rsidRDefault="00F01D6D" w:rsidP="00F01D6D">
      <w:pPr>
        <w:pStyle w:val="BodyText"/>
        <w:rPr>
          <w:ins w:id="291" w:author="Lixing Gu" w:date="2014-10-09T11:58:00Z"/>
          <w:rFonts w:asciiTheme="minorHAnsi" w:hAnsiTheme="minorHAnsi" w:cstheme="minorHAnsi"/>
          <w:sz w:val="22"/>
          <w:szCs w:val="22"/>
        </w:rPr>
      </w:pPr>
      <w:ins w:id="292" w:author="Lixing Gu" w:date="2014-10-09T11:58:00Z">
        <w:r w:rsidRPr="00616630">
          <w:rPr>
            <w:rFonts w:asciiTheme="minorHAnsi" w:hAnsiTheme="minorHAnsi" w:cstheme="minorHAnsi"/>
            <w:position w:val="-14"/>
            <w:sz w:val="22"/>
            <w:szCs w:val="22"/>
          </w:rPr>
          <w:object w:dxaOrig="360" w:dyaOrig="380">
            <v:shape id="_x0000_i1195" type="#_x0000_t75" style="width:18pt;height:19pt" o:ole="">
              <v:imagedata r:id="rId510" o:title=""/>
            </v:shape>
            <o:OLEObject Type="Embed" ProgID="Equation.DSMT4" ShapeID="_x0000_i1195" DrawAspect="Content" ObjectID="_1476180524" r:id="rId511"/>
          </w:object>
        </w:r>
      </w:ins>
      <w:ins w:id="293" w:author="Lixing Gu" w:date="2014-10-09T11:58:00Z">
        <w:r>
          <w:rPr>
            <w:rFonts w:asciiTheme="minorHAnsi" w:hAnsiTheme="minorHAnsi" w:cstheme="minorHAnsi"/>
            <w:sz w:val="22"/>
            <w:szCs w:val="22"/>
          </w:rPr>
          <w:t xml:space="preserve"> </w:t>
        </w:r>
        <w:r>
          <w:rPr>
            <w:rFonts w:asciiTheme="minorHAnsi" w:hAnsiTheme="minorHAnsi" w:cstheme="minorHAnsi"/>
            <w:sz w:val="22"/>
            <w:szCs w:val="22"/>
          </w:rPr>
          <w:tab/>
          <w:t xml:space="preserve">= </w:t>
        </w:r>
        <w:r>
          <w:t>Air temperature at the jth zone node</w:t>
        </w:r>
      </w:ins>
    </w:p>
    <w:p w:rsidR="00F01D6D" w:rsidRDefault="00F01D6D" w:rsidP="00F01D6D">
      <w:pPr>
        <w:pStyle w:val="BodyText"/>
        <w:rPr>
          <w:ins w:id="294" w:author="Lixing Gu" w:date="2014-10-09T11:58:00Z"/>
        </w:rPr>
      </w:pPr>
      <w:ins w:id="295" w:author="Lixing Gu" w:date="2014-10-09T11:58:00Z">
        <w:r w:rsidRPr="001800D6">
          <w:rPr>
            <w:position w:val="-30"/>
          </w:rPr>
          <w:object w:dxaOrig="2420" w:dyaOrig="740">
            <v:shape id="_x0000_i1196" type="#_x0000_t75" style="width:121pt;height:36.5pt" o:ole="">
              <v:imagedata r:id="rId512" o:title=""/>
            </v:shape>
            <o:OLEObject Type="Embed" ProgID="Equation.DSMT4" ShapeID="_x0000_i1196" DrawAspect="Content" ObjectID="_1476180525" r:id="rId513"/>
          </w:object>
        </w:r>
      </w:ins>
      <w:ins w:id="296" w:author="Lixing Gu" w:date="2014-10-09T11:58:00Z">
        <w:r>
          <w:t xml:space="preserve"> = The total amount of heat transfer driven by intra zonal flows</w:t>
        </w:r>
      </w:ins>
    </w:p>
    <w:p w:rsidR="00F01D6D" w:rsidRDefault="00F01D6D" w:rsidP="00F01D6D">
      <w:pPr>
        <w:pStyle w:val="BodyText"/>
        <w:rPr>
          <w:ins w:id="297" w:author="Lixing Gu" w:date="2014-10-09T11:58:00Z"/>
        </w:rPr>
      </w:pPr>
      <w:ins w:id="298" w:author="Lixing Gu" w:date="2014-10-09T11:58:00Z">
        <w:r w:rsidRPr="007A0545">
          <w:rPr>
            <w:position w:val="-12"/>
          </w:rPr>
          <w:object w:dxaOrig="540" w:dyaOrig="360">
            <v:shape id="_x0000_i1197" type="#_x0000_t75" style="width:27pt;height:18pt" o:ole="">
              <v:imagedata r:id="rId514" o:title=""/>
            </v:shape>
            <o:OLEObject Type="Embed" ProgID="Equation.DSMT4" ShapeID="_x0000_i1197" DrawAspect="Content" ObjectID="_1476180526" r:id="rId515"/>
          </w:object>
        </w:r>
      </w:ins>
      <w:ins w:id="299" w:author="Lixing Gu" w:date="2014-10-09T11:58:00Z">
        <w:r>
          <w:tab/>
          <w:t xml:space="preserve">= The number of </w:t>
        </w:r>
        <w:r>
          <w:rPr>
            <w:rFonts w:asciiTheme="minorHAnsi" w:hAnsiTheme="minorHAnsi" w:cstheme="minorHAnsi"/>
            <w:sz w:val="22"/>
            <w:szCs w:val="22"/>
          </w:rPr>
          <w:t>RoomAir:Node:Airflownetwork</w:t>
        </w:r>
        <w:r w:rsidRPr="007A0545">
          <w:rPr>
            <w:rFonts w:asciiTheme="minorHAnsi" w:hAnsiTheme="minorHAnsi" w:cstheme="minorHAnsi"/>
            <w:sz w:val="22"/>
            <w:szCs w:val="22"/>
          </w:rPr>
          <w:t>:HVACEquipment</w:t>
        </w:r>
        <w:r>
          <w:rPr>
            <w:rFonts w:ascii="Courier New" w:hAnsi="Courier New" w:cs="Courier New"/>
          </w:rPr>
          <w:t xml:space="preserve"> </w:t>
        </w:r>
        <w:r>
          <w:rPr>
            <w:rFonts w:asciiTheme="minorHAnsi" w:hAnsiTheme="minorHAnsi" w:cstheme="minorHAnsi"/>
            <w:sz w:val="22"/>
            <w:szCs w:val="22"/>
          </w:rPr>
          <w:t>objects which provide supply air to the ith node.</w:t>
        </w:r>
      </w:ins>
    </w:p>
    <w:p w:rsidR="00F01D6D" w:rsidRDefault="00F01D6D" w:rsidP="00F01D6D">
      <w:pPr>
        <w:pStyle w:val="BodyText"/>
        <w:rPr>
          <w:ins w:id="300" w:author="Lixing Gu" w:date="2014-10-09T11:58:00Z"/>
          <w:rFonts w:asciiTheme="minorHAnsi" w:hAnsiTheme="minorHAnsi" w:cstheme="minorHAnsi"/>
          <w:sz w:val="22"/>
          <w:szCs w:val="22"/>
        </w:rPr>
      </w:pPr>
      <w:ins w:id="301" w:author="Lixing Gu" w:date="2014-10-09T11:58:00Z">
        <w:r w:rsidRPr="007A0545">
          <w:rPr>
            <w:position w:val="-14"/>
          </w:rPr>
          <w:object w:dxaOrig="700" w:dyaOrig="380">
            <v:shape id="_x0000_i1198" type="#_x0000_t75" style="width:35pt;height:19pt" o:ole="">
              <v:imagedata r:id="rId516" o:title=""/>
            </v:shape>
            <o:OLEObject Type="Embed" ProgID="Equation.DSMT4" ShapeID="_x0000_i1198" DrawAspect="Content" ObjectID="_1476180527" r:id="rId517"/>
          </w:object>
        </w:r>
      </w:ins>
      <w:ins w:id="302" w:author="Lixing Gu" w:date="2014-10-09T11:58:00Z">
        <w:r>
          <w:tab/>
          <w:t xml:space="preserve">= </w:t>
        </w:r>
        <w:r>
          <w:rPr>
            <w:rFonts w:asciiTheme="minorHAnsi" w:hAnsiTheme="minorHAnsi" w:cstheme="minorHAnsi"/>
            <w:sz w:val="22"/>
            <w:szCs w:val="22"/>
          </w:rPr>
          <w:t>Fraction of output or supply air to the ith node from jth HVAC equipment defined in RoomAir:Node:Airflownetwork</w:t>
        </w:r>
        <w:r w:rsidRPr="007A0545">
          <w:rPr>
            <w:rFonts w:asciiTheme="minorHAnsi" w:hAnsiTheme="minorHAnsi" w:cstheme="minorHAnsi"/>
            <w:sz w:val="22"/>
            <w:szCs w:val="22"/>
          </w:rPr>
          <w:t>:HVACEquipment</w:t>
        </w:r>
        <w:r>
          <w:rPr>
            <w:rFonts w:ascii="Courier New" w:hAnsi="Courier New" w:cs="Courier New"/>
          </w:rPr>
          <w:t xml:space="preserve"> </w:t>
        </w:r>
        <w:r>
          <w:rPr>
            <w:rFonts w:asciiTheme="minorHAnsi" w:hAnsiTheme="minorHAnsi" w:cstheme="minorHAnsi"/>
            <w:sz w:val="22"/>
            <w:szCs w:val="22"/>
          </w:rPr>
          <w:t>objects</w:t>
        </w:r>
      </w:ins>
    </w:p>
    <w:p w:rsidR="00F01D6D" w:rsidRDefault="00F01D6D" w:rsidP="00F01D6D">
      <w:pPr>
        <w:pStyle w:val="BodyText"/>
        <w:rPr>
          <w:ins w:id="303" w:author="Lixing Gu" w:date="2014-10-09T11:58:00Z"/>
          <w:rFonts w:asciiTheme="minorHAnsi" w:hAnsiTheme="minorHAnsi" w:cstheme="minorHAnsi"/>
          <w:sz w:val="22"/>
          <w:szCs w:val="22"/>
        </w:rPr>
      </w:pPr>
      <w:ins w:id="304" w:author="Lixing Gu" w:date="2014-10-09T11:58:00Z">
        <w:r w:rsidRPr="007A3415">
          <w:rPr>
            <w:rFonts w:asciiTheme="minorHAnsi" w:hAnsiTheme="minorHAnsi" w:cstheme="minorHAnsi"/>
            <w:position w:val="-14"/>
            <w:sz w:val="22"/>
            <w:szCs w:val="22"/>
          </w:rPr>
          <w:object w:dxaOrig="639" w:dyaOrig="380">
            <v:shape id="_x0000_i1199" type="#_x0000_t75" style="width:32pt;height:19pt" o:ole="">
              <v:imagedata r:id="rId518" o:title=""/>
            </v:shape>
            <o:OLEObject Type="Embed" ProgID="Equation.DSMT4" ShapeID="_x0000_i1199" DrawAspect="Content" ObjectID="_1476180528" r:id="rId519"/>
          </w:object>
        </w:r>
      </w:ins>
      <w:ins w:id="305" w:author="Lixing Gu" w:date="2014-10-09T11:58:00Z">
        <w:r>
          <w:rPr>
            <w:rFonts w:asciiTheme="minorHAnsi" w:hAnsiTheme="minorHAnsi" w:cstheme="minorHAnsi"/>
            <w:sz w:val="22"/>
            <w:szCs w:val="22"/>
          </w:rPr>
          <w:tab/>
          <w:t>= The supply mass flow rate from the jth HVAC equipment</w:t>
        </w:r>
      </w:ins>
    </w:p>
    <w:p w:rsidR="00F01D6D" w:rsidRDefault="00F01D6D" w:rsidP="00F01D6D">
      <w:pPr>
        <w:pStyle w:val="BodyText"/>
        <w:rPr>
          <w:ins w:id="306" w:author="Lixing Gu" w:date="2014-10-09T11:58:00Z"/>
          <w:rFonts w:asciiTheme="minorHAnsi" w:hAnsiTheme="minorHAnsi" w:cstheme="minorHAnsi"/>
          <w:sz w:val="22"/>
          <w:szCs w:val="22"/>
        </w:rPr>
      </w:pPr>
      <w:ins w:id="307" w:author="Lixing Gu" w:date="2014-10-09T11:58:00Z">
        <w:r w:rsidRPr="007A3415">
          <w:rPr>
            <w:rFonts w:asciiTheme="minorHAnsi" w:hAnsiTheme="minorHAnsi" w:cstheme="minorHAnsi"/>
            <w:position w:val="-14"/>
            <w:sz w:val="22"/>
            <w:szCs w:val="22"/>
          </w:rPr>
          <w:object w:dxaOrig="480" w:dyaOrig="380">
            <v:shape id="_x0000_i1200" type="#_x0000_t75" style="width:24pt;height:19pt" o:ole="">
              <v:imagedata r:id="rId520" o:title=""/>
            </v:shape>
            <o:OLEObject Type="Embed" ProgID="Equation.DSMT4" ShapeID="_x0000_i1200" DrawAspect="Content" ObjectID="_1476180529" r:id="rId521"/>
          </w:object>
        </w:r>
      </w:ins>
      <w:ins w:id="308" w:author="Lixing Gu" w:date="2014-10-09T11:58:00Z">
        <w:r>
          <w:rPr>
            <w:rFonts w:asciiTheme="minorHAnsi" w:hAnsiTheme="minorHAnsi" w:cstheme="minorHAnsi"/>
            <w:sz w:val="22"/>
            <w:szCs w:val="22"/>
          </w:rPr>
          <w:t xml:space="preserve">  = Supply air temperature at the jth HVAC equipment</w:t>
        </w:r>
      </w:ins>
    </w:p>
    <w:p w:rsidR="00F01D6D" w:rsidRDefault="00F01D6D" w:rsidP="00F01D6D">
      <w:pPr>
        <w:pStyle w:val="BodyText"/>
        <w:rPr>
          <w:ins w:id="309" w:author="Lixing Gu" w:date="2014-10-09T11:58:00Z"/>
        </w:rPr>
      </w:pPr>
      <w:ins w:id="310" w:author="Lixing Gu" w:date="2014-10-09T11:58:00Z">
        <w:r w:rsidRPr="001800D6">
          <w:rPr>
            <w:position w:val="-30"/>
          </w:rPr>
          <w:object w:dxaOrig="3140" w:dyaOrig="740">
            <v:shape id="_x0000_i1201" type="#_x0000_t75" style="width:156.5pt;height:36.5pt" o:ole="">
              <v:imagedata r:id="rId522" o:title=""/>
            </v:shape>
            <o:OLEObject Type="Embed" ProgID="Equation.DSMT4" ShapeID="_x0000_i1201" DrawAspect="Content" ObjectID="_1476180530" r:id="rId523"/>
          </w:object>
        </w:r>
      </w:ins>
      <w:ins w:id="311" w:author="Lixing Gu" w:date="2014-10-09T11:58:00Z">
        <w:r>
          <w:tab/>
          <w:t>= The total amount of heat transfer from HVAC equipment to the ith node</w:t>
        </w:r>
      </w:ins>
    </w:p>
    <w:p w:rsidR="00F01D6D" w:rsidRDefault="00F01D6D" w:rsidP="00F01D6D">
      <w:pPr>
        <w:rPr>
          <w:ins w:id="312" w:author="Lixing Gu" w:date="2014-10-09T11:58:00Z"/>
        </w:rPr>
      </w:pPr>
    </w:p>
    <w:p w:rsidR="00F01D6D" w:rsidRDefault="00F01D6D" w:rsidP="00F01D6D">
      <w:pPr>
        <w:rPr>
          <w:ins w:id="313" w:author="Lixing Gu" w:date="2014-10-09T11:58:00Z"/>
        </w:rPr>
      </w:pPr>
      <w:ins w:id="314" w:author="Lixing Gu" w:date="2014-10-09T11:58:00Z">
        <w:r>
          <w:t>Moisture balance equation</w:t>
        </w:r>
      </w:ins>
    </w:p>
    <w:p w:rsidR="00F01D6D" w:rsidRDefault="00F01D6D" w:rsidP="00F01D6D">
      <w:pPr>
        <w:pStyle w:val="MTDisplayEquation"/>
        <w:ind w:left="0"/>
        <w:rPr>
          <w:ins w:id="315" w:author="Lixing Gu" w:date="2014-10-09T11:58:00Z"/>
        </w:rPr>
      </w:pPr>
      <w:ins w:id="316" w:author="Lixing Gu" w:date="2014-10-09T11:58:00Z">
        <w:r>
          <w:tab/>
        </w:r>
      </w:ins>
      <w:ins w:id="317" w:author="Lixing Gu" w:date="2014-10-09T11:58:00Z">
        <w:r w:rsidRPr="00DC2089">
          <w:rPr>
            <w:position w:val="-30"/>
          </w:rPr>
          <w:object w:dxaOrig="10500" w:dyaOrig="740">
            <v:shape id="_x0000_i1202" type="#_x0000_t75" style="width:525.5pt;height:36.5pt" o:ole="">
              <v:imagedata r:id="rId524" o:title=""/>
            </v:shape>
            <o:OLEObject Type="Embed" ProgID="Equation.DSMT4" ShapeID="_x0000_i1202" DrawAspect="Content" ObjectID="_1476180531" r:id="rId525"/>
          </w:object>
        </w:r>
      </w:ins>
      <w:ins w:id="318" w:author="Lixing Gu" w:date="2014-10-09T11:5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w:instrText>
        </w:r>
        <w:r>
          <w:rPr>
            <w:noProof/>
          </w:rPr>
          <w:fldChar w:fldCharType="end"/>
        </w:r>
        <w:r>
          <w:instrText>)</w:instrText>
        </w:r>
        <w:r>
          <w:fldChar w:fldCharType="end"/>
        </w:r>
      </w:ins>
    </w:p>
    <w:p w:rsidR="00F01D6D" w:rsidRDefault="00F01D6D" w:rsidP="00F01D6D">
      <w:pPr>
        <w:pStyle w:val="EquationLong"/>
        <w:ind w:left="0"/>
        <w:rPr>
          <w:ins w:id="319" w:author="Lixing Gu" w:date="2014-10-09T11:58:00Z"/>
          <w:rFonts w:ascii="Palatino" w:hAnsi="Palatino" w:cs="Palatino"/>
        </w:rPr>
      </w:pPr>
    </w:p>
    <w:p w:rsidR="00F01D6D" w:rsidRDefault="00F01D6D" w:rsidP="00F01D6D">
      <w:pPr>
        <w:pStyle w:val="BodyText"/>
        <w:rPr>
          <w:ins w:id="320" w:author="Lixing Gu" w:date="2014-10-09T11:58:00Z"/>
        </w:rPr>
      </w:pPr>
      <w:ins w:id="321" w:author="Lixing Gu" w:date="2014-10-09T11:58:00Z">
        <w:r>
          <w:t>where:</w:t>
        </w:r>
      </w:ins>
    </w:p>
    <w:p w:rsidR="00F01D6D" w:rsidRDefault="00F01D6D" w:rsidP="00F01D6D">
      <w:pPr>
        <w:pStyle w:val="BodyText"/>
        <w:rPr>
          <w:ins w:id="322" w:author="Lixing Gu" w:date="2014-10-09T11:58:00Z"/>
          <w:rFonts w:asciiTheme="minorHAnsi" w:hAnsiTheme="minorHAnsi" w:cstheme="minorHAnsi"/>
          <w:sz w:val="22"/>
          <w:szCs w:val="22"/>
        </w:rPr>
      </w:pPr>
      <w:ins w:id="323" w:author="Lixing Gu" w:date="2014-10-09T11:58:00Z">
        <w:r>
          <w:t>F</w:t>
        </w:r>
        <w:r w:rsidRPr="001A6FBC">
          <w:rPr>
            <w:vertAlign w:val="subscript"/>
          </w:rPr>
          <w:t>i</w:t>
        </w:r>
        <w:r>
          <w:tab/>
          <w:t xml:space="preserve">= Fraction of zone air volume for the ith node, defined in the </w:t>
        </w:r>
        <w:r w:rsidRPr="009C60FA">
          <w:rPr>
            <w:rFonts w:asciiTheme="minorHAnsi" w:hAnsiTheme="minorHAnsi" w:cstheme="minorHAnsi"/>
            <w:sz w:val="22"/>
            <w:szCs w:val="22"/>
          </w:rPr>
          <w:t xml:space="preserve">Fraction of Zone Air Volume of the </w:t>
        </w:r>
        <w:r>
          <w:rPr>
            <w:rFonts w:asciiTheme="minorHAnsi" w:hAnsiTheme="minorHAnsi" w:cstheme="minorHAnsi"/>
            <w:sz w:val="22"/>
            <w:szCs w:val="22"/>
          </w:rPr>
          <w:t>RoomAir:Node:Airflownetwork</w:t>
        </w:r>
      </w:ins>
    </w:p>
    <w:p w:rsidR="00F01D6D" w:rsidRDefault="00F01D6D" w:rsidP="00F01D6D">
      <w:pPr>
        <w:pStyle w:val="BodyText"/>
        <w:rPr>
          <w:ins w:id="324" w:author="Lixing Gu" w:date="2014-10-09T11:58:00Z"/>
        </w:rPr>
      </w:pPr>
      <w:ins w:id="325" w:author="Lixing Gu" w:date="2014-10-09T11:58:00Z">
        <w:r w:rsidRPr="009C60FA">
          <w:rPr>
            <w:position w:val="-14"/>
          </w:rPr>
          <w:object w:dxaOrig="460" w:dyaOrig="380">
            <v:shape id="_x0000_i1203" type="#_x0000_t75" style="width:23.5pt;height:19pt" o:ole="">
              <v:imagedata r:id="rId526" o:title=""/>
            </v:shape>
            <o:OLEObject Type="Embed" ProgID="Equation.DSMT4" ShapeID="_x0000_i1203" DrawAspect="Content" ObjectID="_1476180532" r:id="rId527"/>
          </w:object>
        </w:r>
      </w:ins>
      <w:ins w:id="326" w:author="Lixing Gu" w:date="2014-10-09T11:58:00Z">
        <w:r>
          <w:tab/>
          <w:t xml:space="preserve">= Mass for the ith node: </w:t>
        </w:r>
        <w:r>
          <w:rPr>
            <w:rFonts w:cs="Arial"/>
          </w:rPr>
          <w:t>ρ</w:t>
        </w:r>
        <w:r w:rsidRPr="009C60FA">
          <w:rPr>
            <w:rFonts w:cs="Arial"/>
            <w:vertAlign w:val="subscript"/>
          </w:rPr>
          <w:t>air</w:t>
        </w:r>
        <w:r>
          <w:rPr>
            <w:rFonts w:cs="Arial"/>
            <w:vertAlign w:val="subscript"/>
          </w:rPr>
          <w:t>,i</w:t>
        </w:r>
        <w:r>
          <w:t xml:space="preserve">V </w:t>
        </w:r>
      </w:ins>
    </w:p>
    <w:p w:rsidR="00F01D6D" w:rsidRDefault="00F01D6D" w:rsidP="00F01D6D">
      <w:pPr>
        <w:pStyle w:val="BodyText"/>
        <w:rPr>
          <w:ins w:id="327" w:author="Lixing Gu" w:date="2014-10-09T11:58:00Z"/>
        </w:rPr>
      </w:pPr>
      <w:ins w:id="328" w:author="Lixing Gu" w:date="2014-10-09T11:58:00Z">
        <w:r>
          <w:rPr>
            <w:rFonts w:cs="Arial"/>
          </w:rPr>
          <w:t>ρ</w:t>
        </w:r>
        <w:r w:rsidRPr="00C141AD">
          <w:rPr>
            <w:vertAlign w:val="subscript"/>
          </w:rPr>
          <w:t>air</w:t>
        </w:r>
        <w:r>
          <w:rPr>
            <w:vertAlign w:val="subscript"/>
          </w:rPr>
          <w:t xml:space="preserve">,i </w:t>
        </w:r>
        <w:r w:rsidRPr="00C141AD">
          <w:t>=</w:t>
        </w:r>
        <w:r>
          <w:t xml:space="preserve"> Dry air density at the ith zone node </w:t>
        </w:r>
      </w:ins>
    </w:p>
    <w:p w:rsidR="00F01D6D" w:rsidRDefault="00F01D6D" w:rsidP="00F01D6D">
      <w:pPr>
        <w:pStyle w:val="BodyText"/>
        <w:rPr>
          <w:ins w:id="329" w:author="Lixing Gu" w:date="2014-10-09T11:58:00Z"/>
        </w:rPr>
      </w:pPr>
      <w:ins w:id="330" w:author="Lixing Gu" w:date="2014-10-09T11:58:00Z">
        <w:r>
          <w:t>V</w:t>
        </w:r>
        <w:r>
          <w:tab/>
          <w:t>= Zone air volume</w:t>
        </w:r>
      </w:ins>
    </w:p>
    <w:p w:rsidR="00F01D6D" w:rsidRDefault="00F01D6D" w:rsidP="00F01D6D">
      <w:pPr>
        <w:pStyle w:val="BodyText"/>
        <w:rPr>
          <w:ins w:id="331" w:author="Lixing Gu" w:date="2014-10-09T11:58:00Z"/>
        </w:rPr>
      </w:pPr>
      <w:ins w:id="332" w:author="Lixing Gu" w:date="2014-10-09T11:58:00Z">
        <w:r w:rsidRPr="007F6333">
          <w:rPr>
            <w:position w:val="-14"/>
          </w:rPr>
          <w:object w:dxaOrig="400" w:dyaOrig="380">
            <v:shape id="_x0000_i1204" type="#_x0000_t75" style="width:20.5pt;height:19pt" o:ole="">
              <v:imagedata r:id="rId528" o:title=""/>
            </v:shape>
            <o:OLEObject Type="Embed" ProgID="Equation.DSMT4" ShapeID="_x0000_i1204" DrawAspect="Content" ObjectID="_1476180533" r:id="rId529"/>
          </w:object>
        </w:r>
      </w:ins>
      <w:ins w:id="333" w:author="Lixing Gu" w:date="2014-10-09T11:58:00Z">
        <w:r>
          <w:tab/>
          <w:t>= Air humidity ratio at the ith zone node</w:t>
        </w:r>
      </w:ins>
    </w:p>
    <w:p w:rsidR="00F01D6D" w:rsidRDefault="00F01D6D" w:rsidP="00F01D6D">
      <w:pPr>
        <w:pStyle w:val="BodyText"/>
        <w:jc w:val="left"/>
        <w:rPr>
          <w:ins w:id="334" w:author="Lixing Gu" w:date="2014-10-09T11:58:00Z"/>
          <w:rFonts w:asciiTheme="minorHAnsi" w:hAnsiTheme="minorHAnsi" w:cstheme="minorHAnsi"/>
          <w:sz w:val="22"/>
          <w:szCs w:val="22"/>
        </w:rPr>
      </w:pPr>
      <w:ins w:id="335" w:author="Lixing Gu" w:date="2014-10-09T11:58:00Z">
        <w:r w:rsidRPr="00F67F3B">
          <w:rPr>
            <w:position w:val="-14"/>
          </w:rPr>
          <w:object w:dxaOrig="320" w:dyaOrig="380">
            <v:shape id="_x0000_i1205" type="#_x0000_t75" style="width:15.5pt;height:19pt" o:ole="">
              <v:imagedata r:id="rId486" o:title=""/>
            </v:shape>
            <o:OLEObject Type="Embed" ProgID="Equation.DSMT4" ShapeID="_x0000_i1205" DrawAspect="Content" ObjectID="_1476180534" r:id="rId530"/>
          </w:object>
        </w:r>
      </w:ins>
      <w:ins w:id="336" w:author="Lixing Gu" w:date="2014-10-09T11:58:00Z">
        <w:r>
          <w:tab/>
          <w:t xml:space="preserve">= </w:t>
        </w:r>
        <w:r w:rsidRPr="00F67F3B">
          <w:rPr>
            <w:rFonts w:asciiTheme="minorHAnsi" w:hAnsiTheme="minorHAnsi" w:cstheme="minorHAnsi"/>
            <w:sz w:val="22"/>
            <w:szCs w:val="22"/>
          </w:rPr>
          <w:t xml:space="preserve">The number of internal gains for the ith node, defined in the </w:t>
        </w:r>
        <w:r>
          <w:rPr>
            <w:rFonts w:asciiTheme="minorHAnsi" w:hAnsiTheme="minorHAnsi" w:cstheme="minorHAnsi"/>
            <w:sz w:val="22"/>
            <w:szCs w:val="22"/>
          </w:rPr>
          <w:t>RoomAir:Node:Airflownetwork</w:t>
        </w:r>
        <w:r w:rsidRPr="00F67F3B">
          <w:rPr>
            <w:rFonts w:asciiTheme="minorHAnsi" w:hAnsiTheme="minorHAnsi" w:cstheme="minorHAnsi"/>
            <w:sz w:val="22"/>
            <w:szCs w:val="22"/>
          </w:rPr>
          <w:t>:InternalGains</w:t>
        </w:r>
        <w:r>
          <w:rPr>
            <w:rFonts w:asciiTheme="minorHAnsi" w:hAnsiTheme="minorHAnsi" w:cstheme="minorHAnsi"/>
            <w:sz w:val="22"/>
            <w:szCs w:val="22"/>
          </w:rPr>
          <w:t xml:space="preserve"> object</w:t>
        </w:r>
      </w:ins>
    </w:p>
    <w:p w:rsidR="00F01D6D" w:rsidRDefault="00F01D6D" w:rsidP="00F01D6D">
      <w:pPr>
        <w:pStyle w:val="BodyText"/>
        <w:jc w:val="left"/>
        <w:rPr>
          <w:ins w:id="337" w:author="Lixing Gu" w:date="2014-10-09T11:58:00Z"/>
          <w:rFonts w:asciiTheme="minorHAnsi" w:hAnsiTheme="minorHAnsi" w:cstheme="minorHAnsi"/>
          <w:sz w:val="22"/>
          <w:szCs w:val="22"/>
        </w:rPr>
      </w:pPr>
      <w:ins w:id="338" w:author="Lixing Gu" w:date="2014-10-09T11:58:00Z">
        <w:r w:rsidRPr="00F67F3B">
          <w:rPr>
            <w:rFonts w:asciiTheme="minorHAnsi" w:hAnsiTheme="minorHAnsi" w:cstheme="minorHAnsi"/>
            <w:position w:val="-14"/>
            <w:sz w:val="22"/>
            <w:szCs w:val="22"/>
          </w:rPr>
          <w:object w:dxaOrig="580" w:dyaOrig="380">
            <v:shape id="_x0000_i1206" type="#_x0000_t75" style="width:29.5pt;height:19pt" o:ole="">
              <v:imagedata r:id="rId488" o:title=""/>
            </v:shape>
            <o:OLEObject Type="Embed" ProgID="Equation.DSMT4" ShapeID="_x0000_i1206" DrawAspect="Content" ObjectID="_1476180535" r:id="rId531"/>
          </w:object>
        </w:r>
      </w:ins>
      <w:ins w:id="339" w:author="Lixing Gu" w:date="2014-10-09T11:58:00Z">
        <w:r>
          <w:rPr>
            <w:rFonts w:asciiTheme="minorHAnsi" w:hAnsiTheme="minorHAnsi" w:cstheme="minorHAnsi"/>
            <w:sz w:val="22"/>
            <w:szCs w:val="22"/>
          </w:rPr>
          <w:tab/>
          <w:t>= Fraction of internal gain from jth internal gain object defined in the RoomAir:Node:Airflownetwork</w:t>
        </w:r>
        <w:r w:rsidRPr="00F67F3B">
          <w:rPr>
            <w:rFonts w:asciiTheme="minorHAnsi" w:hAnsiTheme="minorHAnsi" w:cstheme="minorHAnsi"/>
            <w:sz w:val="22"/>
            <w:szCs w:val="22"/>
          </w:rPr>
          <w:t>:InternalGains</w:t>
        </w:r>
        <w:r>
          <w:rPr>
            <w:rFonts w:asciiTheme="minorHAnsi" w:hAnsiTheme="minorHAnsi" w:cstheme="minorHAnsi"/>
            <w:sz w:val="22"/>
            <w:szCs w:val="22"/>
          </w:rPr>
          <w:t xml:space="preserve"> object</w:t>
        </w:r>
      </w:ins>
    </w:p>
    <w:p w:rsidR="00F01D6D" w:rsidRPr="00F67F3B" w:rsidRDefault="00F01D6D" w:rsidP="00F01D6D">
      <w:pPr>
        <w:pStyle w:val="BodyText"/>
        <w:jc w:val="left"/>
        <w:rPr>
          <w:ins w:id="340" w:author="Lixing Gu" w:date="2014-10-09T11:58:00Z"/>
          <w:rFonts w:asciiTheme="minorHAnsi" w:hAnsiTheme="minorHAnsi" w:cstheme="minorHAnsi"/>
          <w:sz w:val="22"/>
          <w:szCs w:val="22"/>
        </w:rPr>
      </w:pPr>
      <w:ins w:id="341" w:author="Lixing Gu" w:date="2014-10-09T11:58:00Z">
        <w:r w:rsidRPr="00CD76C4">
          <w:rPr>
            <w:rFonts w:asciiTheme="minorHAnsi" w:hAnsiTheme="minorHAnsi" w:cstheme="minorHAnsi"/>
            <w:position w:val="-14"/>
            <w:sz w:val="22"/>
            <w:szCs w:val="22"/>
          </w:rPr>
          <w:object w:dxaOrig="400" w:dyaOrig="400">
            <v:shape id="_x0000_i1207" type="#_x0000_t75" style="width:20.5pt;height:20.5pt" o:ole="">
              <v:imagedata r:id="rId490" o:title=""/>
            </v:shape>
            <o:OLEObject Type="Embed" ProgID="Equation.DSMT4" ShapeID="_x0000_i1207" DrawAspect="Content" ObjectID="_1476180536" r:id="rId532"/>
          </w:object>
        </w:r>
      </w:ins>
      <w:ins w:id="342" w:author="Lixing Gu" w:date="2014-10-09T11:58:00Z">
        <w:r>
          <w:rPr>
            <w:rFonts w:asciiTheme="minorHAnsi" w:hAnsiTheme="minorHAnsi" w:cstheme="minorHAnsi"/>
            <w:sz w:val="22"/>
            <w:szCs w:val="22"/>
          </w:rPr>
          <w:tab/>
          <w:t xml:space="preserve">= The amount of internal latent gain at the jth internal gain object and ith node. </w:t>
        </w:r>
      </w:ins>
    </w:p>
    <w:p w:rsidR="00F01D6D" w:rsidRDefault="00F01D6D" w:rsidP="00F01D6D">
      <w:pPr>
        <w:pStyle w:val="BodyText"/>
        <w:rPr>
          <w:ins w:id="343" w:author="Lixing Gu" w:date="2014-10-09T11:58:00Z"/>
        </w:rPr>
      </w:pPr>
      <w:ins w:id="344" w:author="Lixing Gu" w:date="2014-10-09T11:58:00Z">
        <w:r w:rsidRPr="00045318">
          <w:rPr>
            <w:position w:val="-30"/>
          </w:rPr>
          <w:object w:dxaOrig="1219" w:dyaOrig="740">
            <v:shape id="_x0000_i1208" type="#_x0000_t75" style="width:61pt;height:36.5pt" o:ole="">
              <v:imagedata r:id="rId492" o:title=""/>
            </v:shape>
            <o:OLEObject Type="Embed" ProgID="Equation.DSMT4" ShapeID="_x0000_i1208" DrawAspect="Content" ObjectID="_1476180537" r:id="rId533"/>
          </w:object>
        </w:r>
      </w:ins>
      <w:ins w:id="345" w:author="Lixing Gu" w:date="2014-10-09T11:58:00Z">
        <w:r>
          <w:t xml:space="preserve">= The total amount of internal latent gains attached to the ith node </w:t>
        </w:r>
      </w:ins>
    </w:p>
    <w:p w:rsidR="00F01D6D" w:rsidRDefault="00F01D6D" w:rsidP="00F01D6D">
      <w:pPr>
        <w:pStyle w:val="BodyText"/>
        <w:jc w:val="left"/>
        <w:rPr>
          <w:ins w:id="346" w:author="Lixing Gu" w:date="2014-10-09T11:58:00Z"/>
          <w:rFonts w:asciiTheme="minorHAnsi" w:hAnsiTheme="minorHAnsi" w:cstheme="minorHAnsi"/>
          <w:sz w:val="22"/>
          <w:szCs w:val="22"/>
        </w:rPr>
      </w:pPr>
      <w:ins w:id="347" w:author="Lixing Gu" w:date="2014-10-09T11:58:00Z">
        <w:r w:rsidRPr="004A746E">
          <w:rPr>
            <w:position w:val="-12"/>
          </w:rPr>
          <w:object w:dxaOrig="400" w:dyaOrig="360">
            <v:shape id="_x0000_i1209" type="#_x0000_t75" style="width:20.5pt;height:18pt" o:ole="">
              <v:imagedata r:id="rId494" o:title=""/>
            </v:shape>
            <o:OLEObject Type="Embed" ProgID="Equation.DSMT4" ShapeID="_x0000_i1209" DrawAspect="Content" ObjectID="_1476180538" r:id="rId534"/>
          </w:object>
        </w:r>
      </w:ins>
      <w:ins w:id="348" w:author="Lixing Gu" w:date="2014-10-09T11:58:00Z">
        <w:r>
          <w:tab/>
          <w:t>=</w:t>
        </w:r>
        <w:r w:rsidRPr="004A746E">
          <w:rPr>
            <w:rFonts w:asciiTheme="minorHAnsi" w:hAnsiTheme="minorHAnsi" w:cstheme="minorHAnsi"/>
            <w:sz w:val="22"/>
            <w:szCs w:val="22"/>
          </w:rPr>
          <w:t xml:space="preserve"> </w:t>
        </w:r>
        <w:r w:rsidRPr="00F67F3B">
          <w:rPr>
            <w:rFonts w:asciiTheme="minorHAnsi" w:hAnsiTheme="minorHAnsi" w:cstheme="minorHAnsi"/>
            <w:sz w:val="22"/>
            <w:szCs w:val="22"/>
          </w:rPr>
          <w:t xml:space="preserve">The number of </w:t>
        </w:r>
        <w:r>
          <w:rPr>
            <w:rFonts w:asciiTheme="minorHAnsi" w:hAnsiTheme="minorHAnsi" w:cstheme="minorHAnsi"/>
            <w:sz w:val="22"/>
            <w:szCs w:val="22"/>
          </w:rPr>
          <w:t>adjacent surface with convective heat transfer</w:t>
        </w:r>
        <w:r w:rsidRPr="00F67F3B">
          <w:rPr>
            <w:rFonts w:asciiTheme="minorHAnsi" w:hAnsiTheme="minorHAnsi" w:cstheme="minorHAnsi"/>
            <w:sz w:val="22"/>
            <w:szCs w:val="22"/>
          </w:rPr>
          <w:t xml:space="preserve"> for the ith node, defined in the </w:t>
        </w:r>
        <w:r>
          <w:rPr>
            <w:rFonts w:asciiTheme="minorHAnsi" w:hAnsiTheme="minorHAnsi" w:cstheme="minorHAnsi"/>
            <w:sz w:val="22"/>
            <w:szCs w:val="22"/>
          </w:rPr>
          <w:t>RoomAir:Node:Airflownetwork</w:t>
        </w:r>
        <w:r w:rsidRPr="00F67F3B">
          <w:rPr>
            <w:rFonts w:asciiTheme="minorHAnsi" w:hAnsiTheme="minorHAnsi" w:cstheme="minorHAnsi"/>
            <w:sz w:val="22"/>
            <w:szCs w:val="22"/>
          </w:rPr>
          <w:t>:</w:t>
        </w:r>
        <w:r>
          <w:rPr>
            <w:rFonts w:asciiTheme="minorHAnsi" w:hAnsiTheme="minorHAnsi" w:cstheme="minorHAnsi"/>
            <w:sz w:val="22"/>
            <w:szCs w:val="22"/>
          </w:rPr>
          <w:t>AdjacentSurfaceList object</w:t>
        </w:r>
      </w:ins>
    </w:p>
    <w:p w:rsidR="00F01D6D" w:rsidRDefault="00F01D6D" w:rsidP="00F01D6D">
      <w:pPr>
        <w:pStyle w:val="BodyText"/>
        <w:jc w:val="left"/>
        <w:rPr>
          <w:ins w:id="349" w:author="Lixing Gu" w:date="2014-10-09T11:58:00Z"/>
          <w:rFonts w:asciiTheme="minorHAnsi" w:hAnsiTheme="minorHAnsi" w:cstheme="minorHAnsi"/>
          <w:sz w:val="22"/>
          <w:szCs w:val="22"/>
        </w:rPr>
      </w:pPr>
      <w:ins w:id="350" w:author="Lixing Gu" w:date="2014-10-09T11:58:00Z">
        <w:r w:rsidRPr="004A746E">
          <w:rPr>
            <w:rFonts w:asciiTheme="minorHAnsi" w:hAnsiTheme="minorHAnsi" w:cstheme="minorHAnsi"/>
            <w:position w:val="-14"/>
            <w:sz w:val="22"/>
            <w:szCs w:val="22"/>
          </w:rPr>
          <w:object w:dxaOrig="440" w:dyaOrig="380">
            <v:shape id="_x0000_i1210" type="#_x0000_t75" style="width:22pt;height:19pt" o:ole="">
              <v:imagedata r:id="rId535" o:title=""/>
            </v:shape>
            <o:OLEObject Type="Embed" ProgID="Equation.DSMT4" ShapeID="_x0000_i1210" DrawAspect="Content" ObjectID="_1476180539" r:id="rId536"/>
          </w:object>
        </w:r>
      </w:ins>
      <w:ins w:id="351" w:author="Lixing Gu" w:date="2014-10-09T11:58:00Z">
        <w:r>
          <w:rPr>
            <w:rFonts w:asciiTheme="minorHAnsi" w:hAnsiTheme="minorHAnsi" w:cstheme="minorHAnsi"/>
            <w:sz w:val="22"/>
            <w:szCs w:val="22"/>
          </w:rPr>
          <w:tab/>
          <w:t>= Mass transfer coefficient between the jth adjacent surface and ith node</w:t>
        </w:r>
      </w:ins>
    </w:p>
    <w:p w:rsidR="00F01D6D" w:rsidRDefault="00F01D6D" w:rsidP="00F01D6D">
      <w:pPr>
        <w:pStyle w:val="BodyText"/>
        <w:jc w:val="left"/>
        <w:rPr>
          <w:ins w:id="352" w:author="Lixing Gu" w:date="2014-10-09T11:58:00Z"/>
          <w:rFonts w:asciiTheme="minorHAnsi" w:hAnsiTheme="minorHAnsi" w:cstheme="minorHAnsi"/>
          <w:sz w:val="22"/>
          <w:szCs w:val="22"/>
        </w:rPr>
      </w:pPr>
      <w:ins w:id="353" w:author="Lixing Gu" w:date="2014-10-09T11:58:00Z">
        <w:r w:rsidRPr="004A746E">
          <w:rPr>
            <w:rFonts w:asciiTheme="minorHAnsi" w:hAnsiTheme="minorHAnsi" w:cstheme="minorHAnsi"/>
            <w:position w:val="-14"/>
            <w:sz w:val="22"/>
            <w:szCs w:val="22"/>
          </w:rPr>
          <w:object w:dxaOrig="300" w:dyaOrig="380">
            <v:shape id="_x0000_i1211" type="#_x0000_t75" style="width:15pt;height:19pt" o:ole="">
              <v:imagedata r:id="rId498" o:title=""/>
            </v:shape>
            <o:OLEObject Type="Embed" ProgID="Equation.DSMT4" ShapeID="_x0000_i1211" DrawAspect="Content" ObjectID="_1476180540" r:id="rId537"/>
          </w:object>
        </w:r>
      </w:ins>
      <w:ins w:id="354" w:author="Lixing Gu" w:date="2014-10-09T11:58:00Z">
        <w:r>
          <w:rPr>
            <w:rFonts w:asciiTheme="minorHAnsi" w:hAnsiTheme="minorHAnsi" w:cstheme="minorHAnsi"/>
            <w:sz w:val="22"/>
            <w:szCs w:val="22"/>
          </w:rPr>
          <w:tab/>
          <w:t>= Area of the jth adjacent surface</w:t>
        </w:r>
      </w:ins>
    </w:p>
    <w:p w:rsidR="00F01D6D" w:rsidRDefault="00F01D6D" w:rsidP="00F01D6D">
      <w:pPr>
        <w:pStyle w:val="BodyText"/>
        <w:jc w:val="left"/>
        <w:rPr>
          <w:ins w:id="355" w:author="Lixing Gu" w:date="2014-10-09T11:58:00Z"/>
        </w:rPr>
      </w:pPr>
      <w:ins w:id="356" w:author="Lixing Gu" w:date="2014-10-09T11:58:00Z">
        <w:r w:rsidRPr="001800D6">
          <w:rPr>
            <w:rFonts w:asciiTheme="minorHAnsi" w:hAnsiTheme="minorHAnsi" w:cstheme="minorHAnsi"/>
            <w:position w:val="-14"/>
            <w:sz w:val="22"/>
            <w:szCs w:val="22"/>
          </w:rPr>
          <w:object w:dxaOrig="420" w:dyaOrig="380">
            <v:shape id="_x0000_i1212" type="#_x0000_t75" style="width:21pt;height:19pt" o:ole="">
              <v:imagedata r:id="rId538" o:title=""/>
            </v:shape>
            <o:OLEObject Type="Embed" ProgID="Equation.DSMT4" ShapeID="_x0000_i1212" DrawAspect="Content" ObjectID="_1476180541" r:id="rId539"/>
          </w:object>
        </w:r>
      </w:ins>
      <w:ins w:id="357" w:author="Lixing Gu" w:date="2014-10-09T11:58:00Z">
        <w:r>
          <w:rPr>
            <w:rFonts w:asciiTheme="minorHAnsi" w:hAnsiTheme="minorHAnsi" w:cstheme="minorHAnsi"/>
            <w:sz w:val="22"/>
            <w:szCs w:val="22"/>
          </w:rPr>
          <w:tab/>
          <w:t>= Inside humidity ratio at the jth adjacent surface</w:t>
        </w:r>
      </w:ins>
    </w:p>
    <w:p w:rsidR="00F01D6D" w:rsidRDefault="00F01D6D" w:rsidP="00F01D6D">
      <w:pPr>
        <w:pStyle w:val="BodyText"/>
        <w:rPr>
          <w:ins w:id="358" w:author="Lixing Gu" w:date="2014-10-09T11:58:00Z"/>
        </w:rPr>
      </w:pPr>
      <w:ins w:id="359" w:author="Lixing Gu" w:date="2014-10-09T11:58:00Z">
        <w:r w:rsidRPr="00131AFA">
          <w:rPr>
            <w:position w:val="-30"/>
          </w:rPr>
          <w:object w:dxaOrig="2160" w:dyaOrig="740">
            <v:shape id="_x0000_i1213" type="#_x0000_t75" style="width:108pt;height:36.5pt" o:ole="">
              <v:imagedata r:id="rId540" o:title=""/>
            </v:shape>
            <o:OLEObject Type="Embed" ProgID="Equation.DSMT4" ShapeID="_x0000_i1213" DrawAspect="Content" ObjectID="_1476180542" r:id="rId541"/>
          </w:object>
        </w:r>
      </w:ins>
      <w:ins w:id="360" w:author="Lixing Gu" w:date="2014-10-09T11:58:00Z">
        <w:r>
          <w:tab/>
          <w:t>= The total amount of convective moisture gains from adjacent surfaces attached to the ith node</w:t>
        </w:r>
      </w:ins>
    </w:p>
    <w:p w:rsidR="00F01D6D" w:rsidRDefault="00F01D6D" w:rsidP="00F01D6D">
      <w:pPr>
        <w:pStyle w:val="BodyText"/>
        <w:rPr>
          <w:ins w:id="361" w:author="Lixing Gu" w:date="2014-10-09T11:58:00Z"/>
          <w:rFonts w:asciiTheme="minorHAnsi" w:hAnsiTheme="minorHAnsi" w:cstheme="minorHAnsi"/>
          <w:sz w:val="22"/>
          <w:szCs w:val="22"/>
        </w:rPr>
      </w:pPr>
      <w:ins w:id="362" w:author="Lixing Gu" w:date="2014-10-09T11:58:00Z">
        <w:r w:rsidRPr="001800D6">
          <w:rPr>
            <w:position w:val="-12"/>
          </w:rPr>
          <w:object w:dxaOrig="460" w:dyaOrig="360">
            <v:shape id="_x0000_i1214" type="#_x0000_t75" style="width:23.5pt;height:18pt" o:ole="">
              <v:imagedata r:id="rId504" o:title=""/>
            </v:shape>
            <o:OLEObject Type="Embed" ProgID="Equation.DSMT4" ShapeID="_x0000_i1214" DrawAspect="Content" ObjectID="_1476180543" r:id="rId542"/>
          </w:object>
        </w:r>
      </w:ins>
      <w:ins w:id="363" w:author="Lixing Gu" w:date="2014-10-09T11:58:00Z">
        <w:r>
          <w:tab/>
          <w:t xml:space="preserve">= The number of </w:t>
        </w:r>
        <w:r>
          <w:rPr>
            <w:rFonts w:asciiTheme="minorHAnsi" w:hAnsiTheme="minorHAnsi" w:cstheme="minorHAnsi"/>
            <w:sz w:val="22"/>
            <w:szCs w:val="22"/>
          </w:rPr>
          <w:t xml:space="preserve">RoomAir:Node:Airflownetwork objects connected to the ith node. The links are defined in </w:t>
        </w:r>
        <w:r w:rsidRPr="001800D6">
          <w:rPr>
            <w:rFonts w:asciiTheme="minorHAnsi" w:hAnsiTheme="minorHAnsi" w:cstheme="minorHAnsi"/>
            <w:sz w:val="22"/>
            <w:szCs w:val="22"/>
          </w:rPr>
          <w:t>AirflowNetwork:IntraZone:Linkage objects.</w:t>
        </w:r>
      </w:ins>
    </w:p>
    <w:p w:rsidR="00F01D6D" w:rsidRDefault="00F01D6D" w:rsidP="00F01D6D">
      <w:pPr>
        <w:pStyle w:val="BodyText"/>
        <w:rPr>
          <w:ins w:id="364" w:author="Lixing Gu" w:date="2014-10-09T11:58:00Z"/>
          <w:rFonts w:asciiTheme="minorHAnsi" w:hAnsiTheme="minorHAnsi" w:cstheme="minorHAnsi"/>
          <w:sz w:val="22"/>
          <w:szCs w:val="22"/>
        </w:rPr>
      </w:pPr>
      <w:ins w:id="365" w:author="Lixing Gu" w:date="2014-10-09T11:58:00Z">
        <w:r w:rsidRPr="00616630">
          <w:rPr>
            <w:rFonts w:asciiTheme="minorHAnsi" w:hAnsiTheme="minorHAnsi" w:cstheme="minorHAnsi"/>
            <w:position w:val="-14"/>
            <w:sz w:val="22"/>
            <w:szCs w:val="22"/>
          </w:rPr>
          <w:object w:dxaOrig="740" w:dyaOrig="380">
            <v:shape id="_x0000_i1215" type="#_x0000_t75" style="width:36.5pt;height:19pt" o:ole="">
              <v:imagedata r:id="rId506" o:title=""/>
            </v:shape>
            <o:OLEObject Type="Embed" ProgID="Equation.DSMT4" ShapeID="_x0000_i1215" DrawAspect="Content" ObjectID="_1476180544" r:id="rId543"/>
          </w:object>
        </w:r>
      </w:ins>
      <w:ins w:id="366" w:author="Lixing Gu" w:date="2014-10-09T11:58:00Z">
        <w:r>
          <w:rPr>
            <w:rFonts w:asciiTheme="minorHAnsi" w:hAnsiTheme="minorHAnsi" w:cstheme="minorHAnsi"/>
            <w:sz w:val="22"/>
            <w:szCs w:val="22"/>
          </w:rPr>
          <w:tab/>
          <w:t xml:space="preserve">= Mass flow rate from the jth node to the ith node. The flow rates are calculated in the AirflowNetwork model. It should be pointed out that the outgoing flow from the ith node will not be used in the present calculation, because they are a part of energy balance.  </w:t>
        </w:r>
      </w:ins>
    </w:p>
    <w:p w:rsidR="00F01D6D" w:rsidRPr="001800D6" w:rsidRDefault="00F01D6D" w:rsidP="00F01D6D">
      <w:pPr>
        <w:pStyle w:val="BodyText"/>
        <w:rPr>
          <w:ins w:id="367" w:author="Lixing Gu" w:date="2014-10-09T11:58:00Z"/>
          <w:rFonts w:asciiTheme="minorHAnsi" w:hAnsiTheme="minorHAnsi" w:cstheme="minorHAnsi"/>
          <w:sz w:val="22"/>
          <w:szCs w:val="22"/>
        </w:rPr>
      </w:pPr>
      <w:ins w:id="368" w:author="Lixing Gu" w:date="2014-10-09T11:58:00Z">
        <w:r w:rsidRPr="00616630">
          <w:rPr>
            <w:rFonts w:asciiTheme="minorHAnsi" w:hAnsiTheme="minorHAnsi" w:cstheme="minorHAnsi"/>
            <w:position w:val="-14"/>
            <w:sz w:val="22"/>
            <w:szCs w:val="22"/>
          </w:rPr>
          <w:object w:dxaOrig="440" w:dyaOrig="380">
            <v:shape id="_x0000_i1216" type="#_x0000_t75" style="width:22pt;height:19pt" o:ole="">
              <v:imagedata r:id="rId544" o:title=""/>
            </v:shape>
            <o:OLEObject Type="Embed" ProgID="Equation.DSMT4" ShapeID="_x0000_i1216" DrawAspect="Content" ObjectID="_1476180545" r:id="rId545"/>
          </w:object>
        </w:r>
      </w:ins>
      <w:ins w:id="369" w:author="Lixing Gu" w:date="2014-10-09T11:58:00Z">
        <w:r>
          <w:rPr>
            <w:rFonts w:asciiTheme="minorHAnsi" w:hAnsiTheme="minorHAnsi" w:cstheme="minorHAnsi"/>
            <w:sz w:val="22"/>
            <w:szCs w:val="22"/>
          </w:rPr>
          <w:t xml:space="preserve"> </w:t>
        </w:r>
        <w:r>
          <w:rPr>
            <w:rFonts w:asciiTheme="minorHAnsi" w:hAnsiTheme="minorHAnsi" w:cstheme="minorHAnsi"/>
            <w:sz w:val="22"/>
            <w:szCs w:val="22"/>
          </w:rPr>
          <w:tab/>
          <w:t xml:space="preserve">= </w:t>
        </w:r>
        <w:r>
          <w:t>Air humidity ratio at the jth zone node</w:t>
        </w:r>
      </w:ins>
    </w:p>
    <w:p w:rsidR="00F01D6D" w:rsidRDefault="00F01D6D" w:rsidP="00F01D6D">
      <w:pPr>
        <w:pStyle w:val="BodyText"/>
        <w:rPr>
          <w:ins w:id="370" w:author="Lixing Gu" w:date="2014-10-09T11:58:00Z"/>
        </w:rPr>
      </w:pPr>
      <w:ins w:id="371" w:author="Lixing Gu" w:date="2014-10-09T11:58:00Z">
        <w:r w:rsidRPr="001800D6">
          <w:rPr>
            <w:position w:val="-30"/>
          </w:rPr>
          <w:object w:dxaOrig="2299" w:dyaOrig="740">
            <v:shape id="_x0000_i1217" type="#_x0000_t75" style="width:114.5pt;height:36.5pt" o:ole="">
              <v:imagedata r:id="rId546" o:title=""/>
            </v:shape>
            <o:OLEObject Type="Embed" ProgID="Equation.DSMT4" ShapeID="_x0000_i1217" DrawAspect="Content" ObjectID="_1476180546" r:id="rId547"/>
          </w:object>
        </w:r>
      </w:ins>
      <w:ins w:id="372" w:author="Lixing Gu" w:date="2014-10-09T11:58:00Z">
        <w:r>
          <w:t xml:space="preserve"> = The total amount of heat transfer driven by intra zonal flows</w:t>
        </w:r>
      </w:ins>
    </w:p>
    <w:p w:rsidR="00F01D6D" w:rsidRDefault="00F01D6D" w:rsidP="00F01D6D">
      <w:pPr>
        <w:pStyle w:val="BodyText"/>
        <w:rPr>
          <w:ins w:id="373" w:author="Lixing Gu" w:date="2014-10-09T11:58:00Z"/>
        </w:rPr>
      </w:pPr>
      <w:ins w:id="374" w:author="Lixing Gu" w:date="2014-10-09T11:58:00Z">
        <w:r w:rsidRPr="007A0545">
          <w:rPr>
            <w:position w:val="-12"/>
          </w:rPr>
          <w:object w:dxaOrig="540" w:dyaOrig="360">
            <v:shape id="_x0000_i1218" type="#_x0000_t75" style="width:27pt;height:18pt" o:ole="">
              <v:imagedata r:id="rId514" o:title=""/>
            </v:shape>
            <o:OLEObject Type="Embed" ProgID="Equation.DSMT4" ShapeID="_x0000_i1218" DrawAspect="Content" ObjectID="_1476180547" r:id="rId548"/>
          </w:object>
        </w:r>
      </w:ins>
      <w:ins w:id="375" w:author="Lixing Gu" w:date="2014-10-09T11:58:00Z">
        <w:r>
          <w:tab/>
          <w:t xml:space="preserve">= The number of </w:t>
        </w:r>
        <w:r>
          <w:rPr>
            <w:rFonts w:asciiTheme="minorHAnsi" w:hAnsiTheme="minorHAnsi" w:cstheme="minorHAnsi"/>
            <w:sz w:val="22"/>
            <w:szCs w:val="22"/>
          </w:rPr>
          <w:t>RoomAir:Node:Airflownetwork</w:t>
        </w:r>
        <w:r w:rsidRPr="007A0545">
          <w:rPr>
            <w:rFonts w:asciiTheme="minorHAnsi" w:hAnsiTheme="minorHAnsi" w:cstheme="minorHAnsi"/>
            <w:sz w:val="22"/>
            <w:szCs w:val="22"/>
          </w:rPr>
          <w:t>:HVACEquipment</w:t>
        </w:r>
        <w:r>
          <w:rPr>
            <w:rFonts w:ascii="Courier New" w:hAnsi="Courier New" w:cs="Courier New"/>
          </w:rPr>
          <w:t xml:space="preserve"> </w:t>
        </w:r>
        <w:r>
          <w:rPr>
            <w:rFonts w:asciiTheme="minorHAnsi" w:hAnsiTheme="minorHAnsi" w:cstheme="minorHAnsi"/>
            <w:sz w:val="22"/>
            <w:szCs w:val="22"/>
          </w:rPr>
          <w:t>objects which provide supply air to the ith node.</w:t>
        </w:r>
      </w:ins>
    </w:p>
    <w:p w:rsidR="00F01D6D" w:rsidRDefault="00F01D6D" w:rsidP="00F01D6D">
      <w:pPr>
        <w:pStyle w:val="BodyText"/>
        <w:rPr>
          <w:ins w:id="376" w:author="Lixing Gu" w:date="2014-10-09T11:58:00Z"/>
          <w:rFonts w:asciiTheme="minorHAnsi" w:hAnsiTheme="minorHAnsi" w:cstheme="minorHAnsi"/>
          <w:sz w:val="22"/>
          <w:szCs w:val="22"/>
        </w:rPr>
      </w:pPr>
      <w:ins w:id="377" w:author="Lixing Gu" w:date="2014-10-09T11:58:00Z">
        <w:r w:rsidRPr="007A0545">
          <w:rPr>
            <w:position w:val="-14"/>
          </w:rPr>
          <w:object w:dxaOrig="700" w:dyaOrig="380">
            <v:shape id="_x0000_i1219" type="#_x0000_t75" style="width:35pt;height:19pt" o:ole="">
              <v:imagedata r:id="rId516" o:title=""/>
            </v:shape>
            <o:OLEObject Type="Embed" ProgID="Equation.DSMT4" ShapeID="_x0000_i1219" DrawAspect="Content" ObjectID="_1476180548" r:id="rId549"/>
          </w:object>
        </w:r>
      </w:ins>
      <w:ins w:id="378" w:author="Lixing Gu" w:date="2014-10-09T11:58:00Z">
        <w:r>
          <w:tab/>
          <w:t xml:space="preserve">= </w:t>
        </w:r>
        <w:r>
          <w:rPr>
            <w:rFonts w:asciiTheme="minorHAnsi" w:hAnsiTheme="minorHAnsi" w:cstheme="minorHAnsi"/>
            <w:sz w:val="22"/>
            <w:szCs w:val="22"/>
          </w:rPr>
          <w:t>Fraction of output or supply air to the ith node from jth HVAC equipment defined in RoomAir:Node:Airflownetwork</w:t>
        </w:r>
        <w:r w:rsidRPr="007A0545">
          <w:rPr>
            <w:rFonts w:asciiTheme="minorHAnsi" w:hAnsiTheme="minorHAnsi" w:cstheme="minorHAnsi"/>
            <w:sz w:val="22"/>
            <w:szCs w:val="22"/>
          </w:rPr>
          <w:t>:HVACEquipment</w:t>
        </w:r>
        <w:r>
          <w:rPr>
            <w:rFonts w:ascii="Courier New" w:hAnsi="Courier New" w:cs="Courier New"/>
          </w:rPr>
          <w:t xml:space="preserve"> </w:t>
        </w:r>
        <w:r>
          <w:rPr>
            <w:rFonts w:asciiTheme="minorHAnsi" w:hAnsiTheme="minorHAnsi" w:cstheme="minorHAnsi"/>
            <w:sz w:val="22"/>
            <w:szCs w:val="22"/>
          </w:rPr>
          <w:t>objects</w:t>
        </w:r>
      </w:ins>
    </w:p>
    <w:p w:rsidR="00F01D6D" w:rsidRDefault="00F01D6D" w:rsidP="00F01D6D">
      <w:pPr>
        <w:pStyle w:val="BodyText"/>
        <w:rPr>
          <w:ins w:id="379" w:author="Lixing Gu" w:date="2014-10-09T11:58:00Z"/>
          <w:rFonts w:asciiTheme="minorHAnsi" w:hAnsiTheme="minorHAnsi" w:cstheme="minorHAnsi"/>
          <w:sz w:val="22"/>
          <w:szCs w:val="22"/>
        </w:rPr>
      </w:pPr>
      <w:ins w:id="380" w:author="Lixing Gu" w:date="2014-10-09T11:58:00Z">
        <w:r w:rsidRPr="007A3415">
          <w:rPr>
            <w:rFonts w:asciiTheme="minorHAnsi" w:hAnsiTheme="minorHAnsi" w:cstheme="minorHAnsi"/>
            <w:position w:val="-14"/>
            <w:sz w:val="22"/>
            <w:szCs w:val="22"/>
          </w:rPr>
          <w:object w:dxaOrig="639" w:dyaOrig="380">
            <v:shape id="_x0000_i1220" type="#_x0000_t75" style="width:32pt;height:19pt" o:ole="">
              <v:imagedata r:id="rId518" o:title=""/>
            </v:shape>
            <o:OLEObject Type="Embed" ProgID="Equation.DSMT4" ShapeID="_x0000_i1220" DrawAspect="Content" ObjectID="_1476180549" r:id="rId550"/>
          </w:object>
        </w:r>
      </w:ins>
      <w:ins w:id="381" w:author="Lixing Gu" w:date="2014-10-09T11:58:00Z">
        <w:r>
          <w:rPr>
            <w:rFonts w:asciiTheme="minorHAnsi" w:hAnsiTheme="minorHAnsi" w:cstheme="minorHAnsi"/>
            <w:sz w:val="22"/>
            <w:szCs w:val="22"/>
          </w:rPr>
          <w:tab/>
          <w:t>= The supply mass flow rate from the jth HVAC equipment</w:t>
        </w:r>
      </w:ins>
    </w:p>
    <w:p w:rsidR="00F01D6D" w:rsidRDefault="00F01D6D" w:rsidP="00F01D6D">
      <w:pPr>
        <w:pStyle w:val="BodyText"/>
        <w:rPr>
          <w:ins w:id="382" w:author="Lixing Gu" w:date="2014-10-09T11:58:00Z"/>
          <w:rFonts w:asciiTheme="minorHAnsi" w:hAnsiTheme="minorHAnsi" w:cstheme="minorHAnsi"/>
          <w:sz w:val="22"/>
          <w:szCs w:val="22"/>
        </w:rPr>
      </w:pPr>
      <w:ins w:id="383" w:author="Lixing Gu" w:date="2014-10-09T11:58:00Z">
        <w:r w:rsidRPr="007A3415">
          <w:rPr>
            <w:rFonts w:asciiTheme="minorHAnsi" w:hAnsiTheme="minorHAnsi" w:cstheme="minorHAnsi"/>
            <w:position w:val="-14"/>
            <w:sz w:val="22"/>
            <w:szCs w:val="22"/>
          </w:rPr>
          <w:object w:dxaOrig="540" w:dyaOrig="380">
            <v:shape id="_x0000_i1221" type="#_x0000_t75" style="width:27pt;height:19pt" o:ole="">
              <v:imagedata r:id="rId551" o:title=""/>
            </v:shape>
            <o:OLEObject Type="Embed" ProgID="Equation.DSMT4" ShapeID="_x0000_i1221" DrawAspect="Content" ObjectID="_1476180550" r:id="rId552"/>
          </w:object>
        </w:r>
      </w:ins>
      <w:ins w:id="384" w:author="Lixing Gu" w:date="2014-10-09T11:58:00Z">
        <w:r>
          <w:rPr>
            <w:rFonts w:asciiTheme="minorHAnsi" w:hAnsiTheme="minorHAnsi" w:cstheme="minorHAnsi"/>
            <w:sz w:val="22"/>
            <w:szCs w:val="22"/>
          </w:rPr>
          <w:t xml:space="preserve">  = Supply air humidity ratio at the jth HVAC equipment</w:t>
        </w:r>
      </w:ins>
    </w:p>
    <w:p w:rsidR="00F01D6D" w:rsidRDefault="00F01D6D" w:rsidP="00F01D6D">
      <w:pPr>
        <w:pStyle w:val="BodyText"/>
        <w:rPr>
          <w:ins w:id="385" w:author="Lixing Gu" w:date="2014-10-09T11:58:00Z"/>
        </w:rPr>
      </w:pPr>
      <w:ins w:id="386" w:author="Lixing Gu" w:date="2014-10-09T11:58:00Z">
        <w:r w:rsidRPr="001800D6">
          <w:rPr>
            <w:position w:val="-30"/>
          </w:rPr>
          <w:object w:dxaOrig="3140" w:dyaOrig="740">
            <v:shape id="_x0000_i1222" type="#_x0000_t75" style="width:156.5pt;height:36.5pt" o:ole="">
              <v:imagedata r:id="rId553" o:title=""/>
            </v:shape>
            <o:OLEObject Type="Embed" ProgID="Equation.DSMT4" ShapeID="_x0000_i1222" DrawAspect="Content" ObjectID="_1476180551" r:id="rId554"/>
          </w:object>
        </w:r>
      </w:ins>
      <w:ins w:id="387" w:author="Lixing Gu" w:date="2014-10-09T11:58:00Z">
        <w:r>
          <w:tab/>
          <w:t>= The total amount of moisture transfer from HVAC equipment to the ith node</w:t>
        </w:r>
      </w:ins>
    </w:p>
    <w:p w:rsidR="00F01D6D" w:rsidRDefault="00F01D6D" w:rsidP="00F01D6D">
      <w:pPr>
        <w:rPr>
          <w:ins w:id="388" w:author="Lixing Gu" w:date="2014-10-09T11:58:00Z"/>
        </w:rPr>
      </w:pPr>
    </w:p>
    <w:p w:rsidR="00F01D6D" w:rsidRDefault="00220082">
      <w:pPr>
        <w:pStyle w:val="Heading4"/>
        <w:rPr>
          <w:ins w:id="389" w:author="Lixing Gu" w:date="2014-10-10T15:40:00Z"/>
        </w:rPr>
        <w:pPrChange w:id="390" w:author="Lixing Gu" w:date="2014-10-10T15:40:00Z">
          <w:pPr>
            <w:pStyle w:val="BodyText"/>
          </w:pPr>
        </w:pPrChange>
      </w:pPr>
      <w:ins w:id="391" w:author="Lixing Gu" w:date="2014-10-10T15:40:00Z">
        <w:r>
          <w:t>Calculation procedures</w:t>
        </w:r>
      </w:ins>
    </w:p>
    <w:p w:rsidR="00C3465C" w:rsidRDefault="00220082" w:rsidP="000D5641">
      <w:pPr>
        <w:pStyle w:val="BodyText"/>
        <w:rPr>
          <w:ins w:id="392" w:author="Lixing Gu" w:date="2014-10-28T09:40:00Z"/>
        </w:rPr>
      </w:pPr>
      <w:ins w:id="393" w:author="Lixing Gu" w:date="2014-10-10T15:43:00Z">
        <w:r>
          <w:rPr>
            <w:color w:val="000000"/>
          </w:rPr>
          <w:t>The AirflowNetwork model is called f</w:t>
        </w:r>
        <w:r w:rsidR="00CD776A">
          <w:rPr>
            <w:color w:val="000000"/>
          </w:rPr>
          <w:t>irst to calculate intrazone lin</w:t>
        </w:r>
        <w:r>
          <w:rPr>
            <w:color w:val="000000"/>
          </w:rPr>
          <w:t xml:space="preserve">kage </w:t>
        </w:r>
      </w:ins>
      <w:ins w:id="394" w:author="Lixing Gu" w:date="2014-10-10T15:44:00Z">
        <w:r>
          <w:rPr>
            <w:color w:val="000000"/>
          </w:rPr>
          <w:t xml:space="preserve">air </w:t>
        </w:r>
      </w:ins>
      <w:ins w:id="395" w:author="Lixing Gu" w:date="2014-10-10T15:43:00Z">
        <w:r>
          <w:rPr>
            <w:color w:val="000000"/>
          </w:rPr>
          <w:t>flows</w:t>
        </w:r>
      </w:ins>
      <w:ins w:id="396" w:author="Lixing Gu" w:date="2014-10-10T15:44:00Z">
        <w:r>
          <w:rPr>
            <w:color w:val="000000"/>
          </w:rPr>
          <w:t xml:space="preserve"> based on node temperatures </w:t>
        </w:r>
      </w:ins>
      <w:ins w:id="397" w:author="Lixing Gu" w:date="2014-10-10T15:45:00Z">
        <w:r>
          <w:rPr>
            <w:color w:val="000000"/>
          </w:rPr>
          <w:t xml:space="preserve">and humidity ratios </w:t>
        </w:r>
      </w:ins>
      <w:ins w:id="398" w:author="Lixing Gu" w:date="2014-10-10T15:44:00Z">
        <w:r>
          <w:rPr>
            <w:color w:val="000000"/>
          </w:rPr>
          <w:t>at the previous time step.</w:t>
        </w:r>
      </w:ins>
      <w:ins w:id="399" w:author="Lixing Gu" w:date="2014-10-10T16:11:00Z">
        <w:r w:rsidR="00CD776A">
          <w:rPr>
            <w:color w:val="000000"/>
          </w:rPr>
          <w:t xml:space="preserve"> The linkage</w:t>
        </w:r>
      </w:ins>
      <w:ins w:id="400" w:author="Lixing Gu" w:date="2014-10-10T16:12:00Z">
        <w:r w:rsidR="00CD776A">
          <w:rPr>
            <w:color w:val="000000"/>
          </w:rPr>
          <w:t xml:space="preserve"> loads are summarized based on each node</w:t>
        </w:r>
      </w:ins>
      <w:ins w:id="401" w:author="Lixing Gu" w:date="2014-10-10T16:14:00Z">
        <w:r w:rsidR="00CD776A">
          <w:rPr>
            <w:color w:val="000000"/>
          </w:rPr>
          <w:t xml:space="preserve"> with all incoming airflow, while any outgoing airflows from the node of the interest are excluded in the node energy and moisture balances</w:t>
        </w:r>
      </w:ins>
      <w:ins w:id="402" w:author="Lixing Gu" w:date="2014-10-10T16:12:00Z">
        <w:r w:rsidR="00CD776A">
          <w:rPr>
            <w:color w:val="000000"/>
          </w:rPr>
          <w:t xml:space="preserve">. </w:t>
        </w:r>
      </w:ins>
      <w:ins w:id="403" w:author="Lixing Gu" w:date="2014-10-10T15:47:00Z">
        <w:r>
          <w:rPr>
            <w:color w:val="000000"/>
          </w:rPr>
          <w:t>When the RoomAir</w:t>
        </w:r>
      </w:ins>
      <w:ins w:id="404" w:author="Lixing Gu" w:date="2014-10-10T15:48:00Z">
        <w:r>
          <w:rPr>
            <w:color w:val="000000"/>
          </w:rPr>
          <w:t>ModelAir</w:t>
        </w:r>
      </w:ins>
      <w:ins w:id="405" w:author="Lixing Gu" w:date="2014-10-10T15:47:00Z">
        <w:r>
          <w:rPr>
            <w:color w:val="000000"/>
          </w:rPr>
          <w:t xml:space="preserve">flowNetowrk module is called, </w:t>
        </w:r>
      </w:ins>
      <w:ins w:id="406" w:author="Lixing Gu" w:date="2014-10-10T15:48:00Z">
        <w:r>
          <w:rPr>
            <w:color w:val="000000"/>
          </w:rPr>
          <w:t>it summarize internal gains</w:t>
        </w:r>
      </w:ins>
      <w:ins w:id="407" w:author="Lixing Gu" w:date="2014-10-10T15:50:00Z">
        <w:r w:rsidR="00F63CC2">
          <w:rPr>
            <w:color w:val="000000"/>
          </w:rPr>
          <w:t xml:space="preserve"> at each node</w:t>
        </w:r>
      </w:ins>
      <w:ins w:id="408" w:author="Lixing Gu" w:date="2014-10-10T15:51:00Z">
        <w:r w:rsidR="00F63CC2">
          <w:rPr>
            <w:color w:val="000000"/>
          </w:rPr>
          <w:t xml:space="preserve"> based on specification provided in </w:t>
        </w:r>
        <w:r w:rsidR="00F63CC2" w:rsidRPr="00F63CC2">
          <w:rPr>
            <w:rPrChange w:id="409" w:author="Lixing Gu" w:date="2014-10-10T15:59:00Z">
              <w:rPr>
                <w:color w:val="000000"/>
              </w:rPr>
            </w:rPrChange>
          </w:rPr>
          <w:t>the</w:t>
        </w:r>
      </w:ins>
      <w:ins w:id="410" w:author="Lixing Gu" w:date="2014-10-10T15:59:00Z">
        <w:r w:rsidR="00F63CC2" w:rsidRPr="00F63CC2">
          <w:rPr>
            <w:rPrChange w:id="411" w:author="Lixing Gu" w:date="2014-10-10T15:59:00Z">
              <w:rPr>
                <w:color w:val="000000"/>
              </w:rPr>
            </w:rPrChange>
          </w:rPr>
          <w:t xml:space="preserve"> </w:t>
        </w:r>
        <w:r w:rsidR="00F63CC2" w:rsidRPr="00F63CC2">
          <w:rPr>
            <w:rFonts w:eastAsiaTheme="minorEastAsia"/>
            <w:rPrChange w:id="412" w:author="Lixing Gu" w:date="2014-10-10T15:59:00Z">
              <w:rPr>
                <w:rFonts w:ascii="Courier New" w:eastAsiaTheme="minorEastAsia" w:hAnsi="Courier New" w:cs="Courier New"/>
                <w:sz w:val="22"/>
                <w:szCs w:val="22"/>
                <w:lang w:eastAsia="zh-CN"/>
              </w:rPr>
            </w:rPrChange>
          </w:rPr>
          <w:t>RoomAirflowNetwork:Node:InternalGains object</w:t>
        </w:r>
      </w:ins>
      <w:ins w:id="413" w:author="Lixing Gu" w:date="2014-10-10T15:50:00Z">
        <w:r w:rsidR="00F63CC2" w:rsidRPr="00F63CC2">
          <w:rPr>
            <w:rPrChange w:id="414" w:author="Lixing Gu" w:date="2014-10-10T15:59:00Z">
              <w:rPr>
                <w:color w:val="000000"/>
              </w:rPr>
            </w:rPrChange>
          </w:rPr>
          <w:t xml:space="preserve">, </w:t>
        </w:r>
        <w:r w:rsidR="00F63CC2" w:rsidRPr="00F63CC2">
          <w:rPr>
            <w:rPrChange w:id="415" w:author="Lixing Gu" w:date="2014-10-10T16:00:00Z">
              <w:rPr>
                <w:color w:val="000000"/>
              </w:rPr>
            </w:rPrChange>
          </w:rPr>
          <w:t xml:space="preserve">convective heat transfer </w:t>
        </w:r>
      </w:ins>
      <w:ins w:id="416" w:author="Lixing Gu" w:date="2014-10-10T15:59:00Z">
        <w:r w:rsidR="00F63CC2" w:rsidRPr="00F63CC2">
          <w:t xml:space="preserve">from adjacent walls specified in the </w:t>
        </w:r>
      </w:ins>
      <w:ins w:id="417" w:author="Lixing Gu" w:date="2014-10-10T16:00:00Z">
        <w:r w:rsidR="00F63CC2" w:rsidRPr="00F63CC2">
          <w:rPr>
            <w:rFonts w:eastAsiaTheme="minorEastAsia"/>
            <w:rPrChange w:id="418" w:author="Lixing Gu" w:date="2014-10-10T16:00:00Z">
              <w:rPr>
                <w:rFonts w:ascii="Courier New" w:eastAsiaTheme="minorEastAsia" w:hAnsi="Courier New" w:cs="Courier New"/>
                <w:sz w:val="22"/>
                <w:szCs w:val="22"/>
                <w:lang w:eastAsia="zh-CN"/>
              </w:rPr>
            </w:rPrChange>
          </w:rPr>
          <w:t>RoomAirflowNetwork:Node:AdjacentSurfaceList object</w:t>
        </w:r>
        <w:r w:rsidR="00F51663" w:rsidRPr="00F51663">
          <w:rPr>
            <w:rFonts w:eastAsiaTheme="minorEastAsia"/>
          </w:rPr>
          <w:t>.</w:t>
        </w:r>
      </w:ins>
      <w:ins w:id="419" w:author="Lixing Gu" w:date="2014-10-30T13:11:00Z">
        <w:r w:rsidR="00F51663">
          <w:rPr>
            <w:rFonts w:eastAsiaTheme="minorEastAsia"/>
          </w:rPr>
          <w:t xml:space="preserve"> T</w:t>
        </w:r>
      </w:ins>
      <w:ins w:id="420" w:author="Lixing Gu" w:date="2014-10-30T13:13:00Z">
        <w:r w:rsidR="00F51663">
          <w:rPr>
            <w:rFonts w:eastAsiaTheme="minorEastAsia"/>
          </w:rPr>
          <w:t>hese load components are used in the predictor to predict system loads based on thermostat setpoint and supply fraction in the controlled zone node.</w:t>
        </w:r>
      </w:ins>
      <w:ins w:id="421" w:author="Lixing Gu" w:date="2014-10-30T13:14:00Z">
        <w:r w:rsidR="00F51663">
          <w:rPr>
            <w:rFonts w:eastAsiaTheme="minorEastAsia"/>
          </w:rPr>
          <w:t xml:space="preserve"> In the corrector, the s</w:t>
        </w:r>
      </w:ins>
      <w:ins w:id="422" w:author="Lixing Gu" w:date="2014-10-10T16:00:00Z">
        <w:r w:rsidR="00F63CC2">
          <w:rPr>
            <w:rFonts w:eastAsiaTheme="minorEastAsia"/>
          </w:rPr>
          <w:t xml:space="preserve">upply </w:t>
        </w:r>
        <w:r w:rsidR="001B2727">
          <w:rPr>
            <w:rFonts w:eastAsiaTheme="minorEastAsia"/>
          </w:rPr>
          <w:t xml:space="preserve">air conditions defined in the </w:t>
        </w:r>
      </w:ins>
      <w:ins w:id="423" w:author="Lixing Gu" w:date="2014-10-10T16:10:00Z">
        <w:r w:rsidR="001B2727" w:rsidRPr="005632E3">
          <w:rPr>
            <w:rFonts w:eastAsiaTheme="minorEastAsia"/>
          </w:rPr>
          <w:t>RoomAirflowNetwork:Node:</w:t>
        </w:r>
        <w:r w:rsidR="001B2727">
          <w:rPr>
            <w:rFonts w:eastAsiaTheme="minorEastAsia"/>
          </w:rPr>
          <w:t>HVACEquipment</w:t>
        </w:r>
        <w:r w:rsidR="001B2727" w:rsidRPr="005632E3">
          <w:rPr>
            <w:rFonts w:eastAsiaTheme="minorEastAsia"/>
          </w:rPr>
          <w:t xml:space="preserve"> object</w:t>
        </w:r>
      </w:ins>
      <w:ins w:id="424" w:author="Lixing Gu" w:date="2014-10-30T13:14:00Z">
        <w:r w:rsidR="00F51663">
          <w:rPr>
            <w:rFonts w:eastAsiaTheme="minorEastAsia"/>
          </w:rPr>
          <w:t xml:space="preserve"> are added</w:t>
        </w:r>
      </w:ins>
      <w:ins w:id="425" w:author="Lixing Gu" w:date="2014-10-10T16:11:00Z">
        <w:r w:rsidR="00CD776A">
          <w:rPr>
            <w:rFonts w:eastAsiaTheme="minorEastAsia"/>
          </w:rPr>
          <w:t>. After</w:t>
        </w:r>
      </w:ins>
      <w:ins w:id="426" w:author="Lixing Gu" w:date="2014-10-10T16:15:00Z">
        <w:r w:rsidR="00CD776A">
          <w:rPr>
            <w:rFonts w:eastAsiaTheme="minorEastAsia"/>
          </w:rPr>
          <w:t xml:space="preserve"> all load components are assembled together, the node energy and moisture balance equations are solved.</w:t>
        </w:r>
      </w:ins>
      <w:ins w:id="427" w:author="Lixing Gu" w:date="2014-10-10T16:16:00Z">
        <w:r w:rsidR="00CD776A">
          <w:rPr>
            <w:rFonts w:eastAsiaTheme="minorEastAsia"/>
          </w:rPr>
          <w:t xml:space="preserve"> The node temperature and humidity ratio are calculated at the current time step. </w:t>
        </w:r>
      </w:ins>
      <w:ins w:id="428" w:author="Lixing Gu" w:date="2014-10-10T16:11:00Z">
        <w:r w:rsidR="00CD776A">
          <w:rPr>
            <w:rFonts w:eastAsiaTheme="minorEastAsia"/>
          </w:rPr>
          <w:t xml:space="preserve"> </w:t>
        </w:r>
      </w:ins>
      <w:ins w:id="429" w:author="Lixing Gu" w:date="2014-10-10T16:00:00Z">
        <w:r w:rsidR="00F63CC2">
          <w:rPr>
            <w:rFonts w:ascii="Courier New" w:eastAsiaTheme="minorEastAsia" w:hAnsi="Courier New" w:cs="Courier New"/>
            <w:sz w:val="22"/>
            <w:szCs w:val="22"/>
            <w:lang w:eastAsia="zh-CN"/>
          </w:rPr>
          <w:t xml:space="preserve"> </w:t>
        </w:r>
      </w:ins>
      <w:ins w:id="430" w:author="Lixing Gu" w:date="2014-10-10T15:59:00Z">
        <w:r w:rsidR="00F63CC2">
          <w:t xml:space="preserve"> </w:t>
        </w:r>
      </w:ins>
    </w:p>
    <w:p w:rsidR="00C3465C" w:rsidRDefault="00C3465C">
      <w:pPr>
        <w:pStyle w:val="BodyText"/>
        <w:rPr>
          <w:ins w:id="431" w:author="Lixing Gu" w:date="2014-10-28T09:40:00Z"/>
        </w:rPr>
        <w:pPrChange w:id="432" w:author="Lixing Gu" w:date="2014-10-28T09:40:00Z">
          <w:pPr>
            <w:spacing w:after="160" w:line="259" w:lineRule="auto"/>
            <w:ind w:left="0"/>
          </w:pPr>
        </w:pPrChange>
      </w:pPr>
      <w:ins w:id="433" w:author="Lixing Gu" w:date="2014-10-28T09:40:00Z">
        <w:r>
          <w:br w:type="page"/>
        </w:r>
        <w:bookmarkStart w:id="434" w:name="_GoBack"/>
        <w:bookmarkEnd w:id="434"/>
      </w:ins>
    </w:p>
    <w:p w:rsidR="000D5641" w:rsidRPr="00CE7B25" w:rsidDel="00C3465C" w:rsidRDefault="000D5641" w:rsidP="00F82068">
      <w:pPr>
        <w:pStyle w:val="BodyText"/>
        <w:rPr>
          <w:del w:id="435" w:author="Lixing Gu" w:date="2014-10-28T09:40:00Z"/>
        </w:rPr>
      </w:pPr>
    </w:p>
    <w:p w:rsidR="00F82068" w:rsidRDefault="00F82068" w:rsidP="00F82068">
      <w:pPr>
        <w:pStyle w:val="Heading2"/>
      </w:pPr>
      <w:bookmarkStart w:id="436" w:name="_Toc399401253"/>
      <w:r>
        <w:t>AirflowNetwork Model</w:t>
      </w:r>
      <w:bookmarkEnd w:id="184"/>
      <w:bookmarkEnd w:id="436"/>
    </w:p>
    <w:p w:rsidR="00F82068" w:rsidRDefault="00F82068" w:rsidP="00F82068">
      <w:pPr>
        <w:pStyle w:val="Heading3"/>
      </w:pPr>
      <w:bookmarkStart w:id="437" w:name="_Toc133319758"/>
      <w:bookmarkStart w:id="438" w:name="_Toc399401254"/>
      <w:r>
        <w:t>Overview</w:t>
      </w:r>
      <w:bookmarkEnd w:id="437"/>
      <w:bookmarkEnd w:id="438"/>
    </w:p>
    <w:p w:rsidR="00F82068" w:rsidRDefault="00F82068" w:rsidP="00F82068">
      <w:pPr>
        <w:pStyle w:val="BodyText"/>
      </w:pPr>
      <w:bookmarkStart w:id="439" w:name="_Toc133319759"/>
      <w:r>
        <w:t>The AirflowNetwork model provides the ability to simulate the performance of an air distribution system, including supply and return leaks, and calculate multizone airflows driven by outdoor wind and forced air</w:t>
      </w:r>
      <w:r w:rsidRPr="006818CD">
        <w:t xml:space="preserve"> </w:t>
      </w:r>
      <w:r>
        <w:t>during HVAC system operation. The pressure and airflow model described here was developed based on AIRNET (Walton 1989). This detailed model is used to simulate thermal conduction and air leakage losses for constant volume air distribution systems (e.g., in residential or light commercial buildings). The multizone airflow calculations are performed at the HVAC system time step which, among other benefits,.allows for modeling hybrid ventilation systems.</w:t>
      </w:r>
    </w:p>
    <w:p w:rsidR="00F82068" w:rsidRDefault="00F82068" w:rsidP="00F82068">
      <w:pPr>
        <w:pStyle w:val="Heading3"/>
      </w:pPr>
      <w:bookmarkStart w:id="440" w:name="_Toc399401255"/>
      <w:r>
        <w:t>Model Description</w:t>
      </w:r>
      <w:bookmarkEnd w:id="439"/>
      <w:bookmarkEnd w:id="440"/>
    </w:p>
    <w:p w:rsidR="00F82068" w:rsidRDefault="00F82068" w:rsidP="00F82068">
      <w:pPr>
        <w:pStyle w:val="BodyText"/>
        <w:rPr>
          <w:lang w:val="en-CA"/>
        </w:rPr>
      </w:pPr>
      <w:r>
        <w:rPr>
          <w:lang w:val="en-CA"/>
        </w:rPr>
        <w:t xml:space="preserve">The input object </w:t>
      </w:r>
      <w:r w:rsidRPr="0011168B">
        <w:rPr>
          <w:lang w:val="en-CA"/>
        </w:rPr>
        <w:t xml:space="preserve">AirflowNetwork:SimulationControl </w:t>
      </w:r>
      <w:r>
        <w:rPr>
          <w:lang w:val="en-CA"/>
        </w:rPr>
        <w:t>provides access to the airflow network method, which consists of a set of nodes connected by airflow components through linkages. The objects AirflowNetwork:Multizone:Zone,  AirflowNetwork:Multizone:ExternalNode, and AirflowNetwork:Distribution:Node represent airflow nodes. The objects AirflowNetwork:Multizone:Surface and AirflowNetwork:Distribution:Linkage represent airflow linkages. The other objects with a relationship between pressure and airflow represent airflow components.</w:t>
      </w:r>
    </w:p>
    <w:p w:rsidR="00F82068" w:rsidRDefault="00F82068" w:rsidP="00F82068">
      <w:pPr>
        <w:pStyle w:val="BodyText"/>
        <w:rPr>
          <w:lang w:val="en-CA"/>
        </w:rPr>
      </w:pPr>
      <w:r>
        <w:rPr>
          <w:lang w:val="en-CA"/>
        </w:rPr>
        <w:t xml:space="preserve">The AirflowNetwork model consists of three sequential steps: </w:t>
      </w:r>
    </w:p>
    <w:p w:rsidR="00F82068" w:rsidRDefault="00F82068" w:rsidP="00F82068">
      <w:pPr>
        <w:pStyle w:val="ListBullet"/>
      </w:pPr>
      <w:r>
        <w:rPr>
          <w:lang w:val="en-CA"/>
        </w:rPr>
        <w:t>Pressure and airflow calculations</w:t>
      </w:r>
    </w:p>
    <w:p w:rsidR="00F82068" w:rsidRDefault="00F82068" w:rsidP="00F82068">
      <w:pPr>
        <w:pStyle w:val="ListBullet"/>
      </w:pPr>
      <w:r>
        <w:rPr>
          <w:lang w:val="en-CA"/>
        </w:rPr>
        <w:t>Node temperature and humidity calculations</w:t>
      </w:r>
    </w:p>
    <w:p w:rsidR="00F82068" w:rsidRDefault="00F82068" w:rsidP="00F82068">
      <w:pPr>
        <w:pStyle w:val="ListBullet"/>
      </w:pPr>
      <w:r>
        <w:rPr>
          <w:lang w:val="en-CA"/>
        </w:rPr>
        <w:t>Sensible and latent load calculations</w:t>
      </w:r>
    </w:p>
    <w:p w:rsidR="00F82068" w:rsidRDefault="00F82068" w:rsidP="00F82068">
      <w:pPr>
        <w:pStyle w:val="BodyText"/>
        <w:rPr>
          <w:lang w:val="en-CA"/>
        </w:rPr>
      </w:pPr>
      <w:r>
        <w:rPr>
          <w:lang w:val="en-CA"/>
        </w:rPr>
        <w:t xml:space="preserve">The pressure and airflow calculations determine pressure at each node and airflow through each linkage given wind pressures and forced airflows. Based on the airflow calculated for each linkage, the model then calculates node temperatures and humidity ratios given zone air temperatures and zone humidity ratios.  Using these node temperatures and humidity ratios, the sensible and latent loads from duct system conduction and leakage are summed for each zone. The sensible and latent loads obtained in this step are then used in the zone energy balance equations to predict HVAC system loads and to calculate the final zone air temperatures, humidity ratios, and pressures. </w:t>
      </w:r>
    </w:p>
    <w:p w:rsidR="00F82068" w:rsidRDefault="00F82068" w:rsidP="00F82068">
      <w:pPr>
        <w:pStyle w:val="BodyText"/>
        <w:rPr>
          <w:lang w:val="en-CA"/>
        </w:rPr>
      </w:pPr>
      <w:r>
        <w:rPr>
          <w:lang w:val="en-CA"/>
        </w:rPr>
        <w:t>The present AirflowNetwork model may only be applied to a single heating and cooling system that uses a single air distribution system (a single AirLoopHVAC object). The model excludes the impact of the air and duct system thermal capacitance. The impact of thermal capacity will be addressed in future upgrades to this model.</w:t>
      </w:r>
    </w:p>
    <w:p w:rsidR="00F82068" w:rsidRDefault="00F82068" w:rsidP="00F82068">
      <w:pPr>
        <w:pStyle w:val="Heading3"/>
        <w:rPr>
          <w:lang w:val="en-CA"/>
        </w:rPr>
      </w:pPr>
      <w:bookmarkStart w:id="441" w:name="_Toc133319760"/>
      <w:bookmarkStart w:id="442" w:name="_Toc399401256"/>
      <w:r>
        <w:rPr>
          <w:lang w:val="en-CA"/>
        </w:rPr>
        <w:t xml:space="preserve">Pressure and Airflow </w:t>
      </w:r>
      <w:bookmarkEnd w:id="441"/>
      <w:r>
        <w:rPr>
          <w:lang w:val="en-CA"/>
        </w:rPr>
        <w:t>Calculations</w:t>
      </w:r>
      <w:bookmarkEnd w:id="442"/>
    </w:p>
    <w:p w:rsidR="00F82068" w:rsidRDefault="00F82068" w:rsidP="00F82068">
      <w:pPr>
        <w:pStyle w:val="BodyText"/>
        <w:rPr>
          <w:lang w:val="en-CA"/>
        </w:rPr>
      </w:pPr>
      <w:r>
        <w:rPr>
          <w:lang w:val="en-CA"/>
        </w:rPr>
        <w:t>The EnergyPlus airflow network consists of a set of nodes linked by airflow components. Therefore, it is a simplified airflow model, compared to detailed models such as those used in computational fluid dynamics (CFD) models. The node variable is pressure and the linkage variable is airflow rate. A brief description is presented below. A detailed description of the airflow network model may be found in the work of Walton (1989), Dols and Walton (2002), and Walton and Dols (2003).</w:t>
      </w:r>
    </w:p>
    <w:p w:rsidR="00F82068" w:rsidRDefault="00F82068" w:rsidP="00F82068">
      <w:pPr>
        <w:pStyle w:val="Heading4"/>
        <w:rPr>
          <w:rFonts w:eastAsia="SimSun"/>
          <w:lang w:eastAsia="zh-CN"/>
        </w:rPr>
      </w:pPr>
      <w:r>
        <w:rPr>
          <w:rFonts w:eastAsia="SimSun"/>
          <w:lang w:eastAsia="zh-CN"/>
        </w:rPr>
        <w:t>Initialization</w:t>
      </w:r>
    </w:p>
    <w:p w:rsidR="00F82068" w:rsidRDefault="00F82068" w:rsidP="00F82068">
      <w:pPr>
        <w:pStyle w:val="BodyText"/>
        <w:rPr>
          <w:rFonts w:eastAsia="SimSun"/>
          <w:lang w:eastAsia="zh-CN"/>
        </w:rPr>
      </w:pPr>
      <w:smartTag w:uri="urn:schemas-microsoft-com:office:smarttags" w:element="place">
        <w:smartTag w:uri="urn:schemas-microsoft-com:office:smarttags" w:element="City">
          <w:r>
            <w:rPr>
              <w:rFonts w:eastAsia="SimSun"/>
              <w:lang w:eastAsia="zh-CN"/>
            </w:rPr>
            <w:t>Newton</w:t>
          </w:r>
        </w:smartTag>
      </w:smartTag>
      <w:r>
        <w:rPr>
          <w:rFonts w:eastAsia="SimSun"/>
          <w:lang w:eastAsia="zh-CN"/>
        </w:rPr>
        <w:t>’s method is used to solve for node air pressures and it requires an initial set of values for the node pressures. There are two initialization methods available. The first is linear initialization and equivalent to Initialization flag = 0. These initial values may be obtained by including in each airflow component a linear approximation relating airflow to pressure drop:</w:t>
      </w:r>
    </w:p>
    <w:p w:rsidR="00F82068" w:rsidRDefault="00F82068" w:rsidP="00F82068">
      <w:pPr>
        <w:pStyle w:val="Equation"/>
        <w:rPr>
          <w:rFonts w:eastAsia="SimSun"/>
          <w:lang w:eastAsia="zh-CN"/>
        </w:rPr>
      </w:pPr>
      <w:r w:rsidRPr="00694965">
        <w:rPr>
          <w:rFonts w:eastAsia="SimSun"/>
          <w:position w:val="-26"/>
          <w:lang w:eastAsia="zh-CN"/>
        </w:rPr>
        <w:object w:dxaOrig="1700" w:dyaOrig="639">
          <v:shape id="_x0000_i1223" type="#_x0000_t75" style="width:84.5pt;height:32pt" o:ole="">
            <v:imagedata r:id="rId555" o:title=""/>
          </v:shape>
          <o:OLEObject Type="Embed" ProgID="Equation.DSMT4" ShapeID="_x0000_i1223" DrawAspect="Content" ObjectID="_1476180552" r:id="rId556"/>
        </w:object>
      </w:r>
    </w:p>
    <w:p w:rsidR="00F82068" w:rsidRDefault="00F82068" w:rsidP="00F82068">
      <w:pPr>
        <w:pStyle w:val="BodyText"/>
      </w:pPr>
      <w:r>
        <w:t>where</w:t>
      </w:r>
    </w:p>
    <w:p w:rsidR="00F82068" w:rsidRDefault="00F82068" w:rsidP="00F82068">
      <w:pPr>
        <w:pStyle w:val="BodyText"/>
      </w:pPr>
      <w:r w:rsidRPr="00694965">
        <w:rPr>
          <w:position w:val="-12"/>
        </w:rPr>
        <w:object w:dxaOrig="300" w:dyaOrig="480">
          <v:shape id="_x0000_i1224" type="#_x0000_t75" style="width:15pt;height:24pt" o:ole="">
            <v:imagedata r:id="rId557" o:title=""/>
          </v:shape>
          <o:OLEObject Type="Embed" ProgID="Equation.DSMT4" ShapeID="_x0000_i1224" DrawAspect="Content" ObjectID="_1476180553" r:id="rId558"/>
        </w:object>
      </w:r>
      <w:r>
        <w:tab/>
        <w:t>= Air mass flow rate at i-th linkage [kg/s]</w:t>
      </w:r>
    </w:p>
    <w:p w:rsidR="00F82068" w:rsidRDefault="00F82068" w:rsidP="00F82068">
      <w:pPr>
        <w:pStyle w:val="BodyText"/>
        <w:rPr>
          <w:lang w:val="en-CA"/>
        </w:rPr>
      </w:pPr>
      <w:r w:rsidRPr="00CA23D3">
        <w:rPr>
          <w:rFonts w:ascii="Times New Roman" w:hAnsi="Times New Roman"/>
          <w:i/>
          <w:sz w:val="24"/>
          <w:szCs w:val="24"/>
        </w:rPr>
        <w:t>C</w:t>
      </w:r>
      <w:r w:rsidRPr="00CA23D3">
        <w:rPr>
          <w:rFonts w:ascii="Times New Roman" w:hAnsi="Times New Roman"/>
          <w:i/>
          <w:sz w:val="24"/>
          <w:szCs w:val="24"/>
          <w:vertAlign w:val="subscript"/>
        </w:rPr>
        <w:t xml:space="preserve">i </w:t>
      </w:r>
      <w:r>
        <w:rPr>
          <w:lang w:val="en-CA"/>
        </w:rPr>
        <w:t xml:space="preserve"> </w:t>
      </w:r>
      <w:r>
        <w:rPr>
          <w:lang w:val="en-CA"/>
        </w:rPr>
        <w:tab/>
        <w:t>= Air mass flow coefficient [m</w:t>
      </w:r>
      <w:r w:rsidRPr="00B7714A">
        <w:rPr>
          <w:vertAlign w:val="superscript"/>
          <w:lang w:val="en-CA"/>
        </w:rPr>
        <w:t>3</w:t>
      </w:r>
      <w:r>
        <w:rPr>
          <w:lang w:val="en-CA"/>
        </w:rPr>
        <w:t>]</w:t>
      </w:r>
    </w:p>
    <w:p w:rsidR="00F82068" w:rsidRDefault="00F82068" w:rsidP="00F82068">
      <w:pPr>
        <w:pStyle w:val="BodyText"/>
      </w:pPr>
      <w:r w:rsidRPr="00694965">
        <w:rPr>
          <w:position w:val="-4"/>
          <w:lang w:val="en-CA"/>
        </w:rPr>
        <w:object w:dxaOrig="380" w:dyaOrig="260">
          <v:shape id="_x0000_i1225" type="#_x0000_t75" style="width:19pt;height:13pt" o:ole="">
            <v:imagedata r:id="rId559" o:title=""/>
          </v:shape>
          <o:OLEObject Type="Embed" ProgID="Equation.DSMT4" ShapeID="_x0000_i1225" DrawAspect="Content" ObjectID="_1476180554" r:id="rId560"/>
        </w:object>
      </w:r>
      <w:r>
        <w:rPr>
          <w:vertAlign w:val="subscript"/>
        </w:rPr>
        <w:t>i</w:t>
      </w:r>
      <w:r>
        <w:rPr>
          <w:vertAlign w:val="subscript"/>
        </w:rPr>
        <w:tab/>
      </w:r>
      <w:r w:rsidRPr="00504E23">
        <w:t>=</w:t>
      </w:r>
      <w:r>
        <w:t xml:space="preserve"> Pressure difference across the i-th linkage [Pa]</w:t>
      </w:r>
    </w:p>
    <w:p w:rsidR="00F82068" w:rsidRDefault="00F82068" w:rsidP="00F82068">
      <w:pPr>
        <w:pStyle w:val="BodyText"/>
        <w:rPr>
          <w:lang w:val="en-CA"/>
        </w:rPr>
      </w:pPr>
      <w:r w:rsidRPr="00CA23D3">
        <w:rPr>
          <w:rFonts w:ascii="Times New Roman" w:hAnsi="Times New Roman"/>
          <w:i/>
          <w:sz w:val="24"/>
          <w:szCs w:val="24"/>
        </w:rPr>
        <w:t>µ</w:t>
      </w:r>
      <w:r>
        <w:rPr>
          <w:rFonts w:ascii="Times New Roman" w:hAnsi="Times New Roman"/>
          <w:i/>
          <w:sz w:val="24"/>
          <w:szCs w:val="24"/>
        </w:rPr>
        <w:tab/>
      </w:r>
      <w:r>
        <w:tab/>
        <w:t>= Air viscosity [Pa-s]</w:t>
      </w:r>
    </w:p>
    <w:p w:rsidR="00F82068" w:rsidRPr="00504E23" w:rsidRDefault="00F82068" w:rsidP="00F82068">
      <w:pPr>
        <w:pStyle w:val="BodyText"/>
        <w:rPr>
          <w:rFonts w:eastAsia="SimSun"/>
          <w:lang w:eastAsia="zh-CN"/>
        </w:rPr>
      </w:pPr>
      <w:r>
        <w:rPr>
          <w:lang w:val="en-CA"/>
        </w:rPr>
        <w:t>This initialization handles stack effects very well and tends to establish the proper direction for the airflows. The linear approximation is provided by the laminar regime.</w:t>
      </w:r>
    </w:p>
    <w:p w:rsidR="00F82068" w:rsidRDefault="00F82068" w:rsidP="00F82068">
      <w:pPr>
        <w:pStyle w:val="BodyText"/>
        <w:rPr>
          <w:lang w:val="en-CA"/>
        </w:rPr>
      </w:pPr>
      <w:r>
        <w:rPr>
          <w:lang w:val="en-CA"/>
        </w:rPr>
        <w:t xml:space="preserve">The second initialization method assumes the initial pressures are zero and uses </w:t>
      </w:r>
      <w:smartTag w:uri="urn:schemas-microsoft-com:office:smarttags" w:element="place">
        <w:smartTag w:uri="urn:schemas-microsoft-com:office:smarttags" w:element="City">
          <w:r>
            <w:rPr>
              <w:lang w:val="en-CA"/>
            </w:rPr>
            <w:t>Newton</w:t>
          </w:r>
        </w:smartTag>
      </w:smartTag>
      <w:r>
        <w:rPr>
          <w:lang w:val="en-CA"/>
        </w:rPr>
        <w:t xml:space="preserve">’s method directly. </w:t>
      </w:r>
    </w:p>
    <w:p w:rsidR="00F82068" w:rsidRDefault="00F82068" w:rsidP="00F82068">
      <w:pPr>
        <w:pStyle w:val="Heading4"/>
        <w:rPr>
          <w:rFonts w:eastAsia="SimSun"/>
          <w:lang w:eastAsia="zh-CN"/>
        </w:rPr>
      </w:pPr>
      <w:r>
        <w:rPr>
          <w:rFonts w:eastAsia="SimSun"/>
          <w:lang w:eastAsia="zh-CN"/>
        </w:rPr>
        <w:t>Convergence criteria</w:t>
      </w:r>
    </w:p>
    <w:p w:rsidR="00F82068" w:rsidRPr="00ED07A5" w:rsidRDefault="00F82068" w:rsidP="00F82068">
      <w:pPr>
        <w:pStyle w:val="BodyText"/>
        <w:rPr>
          <w:rFonts w:eastAsia="SimSun"/>
          <w:lang w:eastAsia="zh-CN"/>
        </w:rPr>
      </w:pPr>
      <w:r>
        <w:rPr>
          <w:rFonts w:eastAsia="SimSun"/>
          <w:lang w:eastAsia="zh-CN"/>
        </w:rPr>
        <w:t xml:space="preserve">Conservation of air mass flow rate at each linkage provides the convergence criterion. When the sum of mass flow rates in all the linkages approaches zero within the convergence tolerance, the solution has converged. The solution is assumed to have converged when the sum is less than the convergence value, in order to reduce the number of iterations and obtain sufficient accuracy. There are two convergence criteria used in the AirflowNetwork model: Relative airflow convergence tolerance and Absolute airflow convergence tolerance.  </w:t>
      </w:r>
    </w:p>
    <w:p w:rsidR="00F82068" w:rsidRDefault="00F82068" w:rsidP="00F82068">
      <w:pPr>
        <w:pStyle w:val="Equation"/>
      </w:pPr>
      <w:r>
        <w:t xml:space="preserve">Relative airflow tolerance = </w:t>
      </w:r>
      <w:r w:rsidRPr="00694965">
        <w:rPr>
          <w:position w:val="-58"/>
        </w:rPr>
        <w:object w:dxaOrig="960" w:dyaOrig="1340">
          <v:shape id="_x0000_i1226" type="#_x0000_t75" style="width:48pt;height:66.5pt" o:ole="">
            <v:imagedata r:id="rId561" o:title=""/>
          </v:shape>
          <o:OLEObject Type="Embed" ProgID="Equation.DSMT4" ShapeID="_x0000_i1226" DrawAspect="Content" ObjectID="_1476180555" r:id="rId562"/>
        </w:object>
      </w:r>
    </w:p>
    <w:p w:rsidR="00F82068" w:rsidRDefault="00F82068" w:rsidP="00F82068">
      <w:pPr>
        <w:pStyle w:val="Equation"/>
      </w:pPr>
      <w:r>
        <w:t xml:space="preserve">Absolute airflow tolerance = </w:t>
      </w:r>
      <w:r w:rsidRPr="00694965">
        <w:rPr>
          <w:position w:val="-26"/>
        </w:rPr>
        <w:object w:dxaOrig="700" w:dyaOrig="639">
          <v:shape id="_x0000_i1227" type="#_x0000_t75" style="width:35pt;height:32pt" o:ole="">
            <v:imagedata r:id="rId563" o:title=""/>
          </v:shape>
          <o:OLEObject Type="Embed" ProgID="Equation.DSMT4" ShapeID="_x0000_i1227" DrawAspect="Content" ObjectID="_1476180556" r:id="rId564"/>
        </w:object>
      </w:r>
    </w:p>
    <w:p w:rsidR="00F82068" w:rsidRDefault="00F82068" w:rsidP="00F82068">
      <w:pPr>
        <w:pStyle w:val="BodyText"/>
      </w:pPr>
      <w:r>
        <w:t>The relative airflow tolerance is equivalent to the ratio of the absolute value of the sum of all network airflows to the sum of the network airflow magnitudes.  The absolute airflow tolerance is the summation of the absolute value of all network airflows. The solution has converged when both of these convergence criteria have been met.</w:t>
      </w:r>
    </w:p>
    <w:p w:rsidR="00F82068" w:rsidRDefault="00F82068" w:rsidP="00F82068">
      <w:pPr>
        <w:pStyle w:val="Heading4"/>
        <w:rPr>
          <w:rFonts w:eastAsia="SimSun"/>
          <w:lang w:eastAsia="zh-CN"/>
        </w:rPr>
      </w:pPr>
      <w:r>
        <w:rPr>
          <w:rFonts w:eastAsia="SimSun"/>
          <w:lang w:eastAsia="zh-CN"/>
        </w:rPr>
        <w:t>Linkage models</w:t>
      </w:r>
    </w:p>
    <w:p w:rsidR="00F82068" w:rsidRDefault="00F82068" w:rsidP="00F82068">
      <w:pPr>
        <w:pStyle w:val="BodyText"/>
        <w:rPr>
          <w:lang w:val="en-CA"/>
        </w:rPr>
      </w:pPr>
      <w:r>
        <w:rPr>
          <w:lang w:val="en-CA"/>
        </w:rPr>
        <w:t>A linkage used in the AirflowNetwork model has two nodes, inlet and outlet, and is linked by a component which has a relationship between airflow and pressure.  The pressure difference across each component in a linkage is assumed to be governed by Bernoulli’s equation:</w:t>
      </w:r>
    </w:p>
    <w:p w:rsidR="00F82068" w:rsidRDefault="00F82068" w:rsidP="00F82068">
      <w:pPr>
        <w:pStyle w:val="Equation"/>
      </w:pPr>
      <w:r w:rsidRPr="00694965">
        <w:rPr>
          <w:position w:val="-32"/>
        </w:rPr>
        <w:object w:dxaOrig="4459" w:dyaOrig="760">
          <v:shape id="_x0000_i1228" type="#_x0000_t75" style="width:222.5pt;height:38.5pt" o:ole="">
            <v:imagedata r:id="rId565" o:title=""/>
          </v:shape>
          <o:OLEObject Type="Embed" ProgID="Equation.DSMT4" ShapeID="_x0000_i1228" DrawAspect="Content" ObjectID="_1476180557" r:id="rId566"/>
        </w:object>
      </w:r>
    </w:p>
    <w:p w:rsidR="00F82068" w:rsidRDefault="00F82068" w:rsidP="00F82068">
      <w:pPr>
        <w:pStyle w:val="BodyText"/>
        <w:rPr>
          <w:lang w:val="en-CA"/>
        </w:rPr>
      </w:pPr>
      <w:r>
        <w:rPr>
          <w:lang w:val="en-CA"/>
        </w:rPr>
        <w:t xml:space="preserve"> where</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ΔP</w:t>
      </w:r>
      <w:r>
        <w:rPr>
          <w:rFonts w:ascii="Times New Roman" w:eastAsia="SimSun" w:hAnsi="Times New Roman"/>
          <w:i/>
          <w:sz w:val="24"/>
          <w:szCs w:val="24"/>
          <w:lang w:eastAsia="zh-CN"/>
        </w:rPr>
        <w:tab/>
      </w:r>
      <w:r>
        <w:rPr>
          <w:rFonts w:eastAsia="SimSun"/>
          <w:lang w:eastAsia="zh-CN"/>
        </w:rPr>
        <w:tab/>
        <w:t>= Total pressure difference between nodes n and m [Pa]</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P</w:t>
      </w:r>
      <w:r w:rsidRPr="00CA23D3">
        <w:rPr>
          <w:rFonts w:ascii="Times New Roman" w:eastAsia="SimSun" w:hAnsi="Times New Roman"/>
          <w:i/>
          <w:sz w:val="24"/>
          <w:szCs w:val="24"/>
          <w:vertAlign w:val="subscript"/>
          <w:lang w:eastAsia="zh-CN"/>
        </w:rPr>
        <w:t>n</w:t>
      </w:r>
      <w:r w:rsidRPr="00CA23D3">
        <w:rPr>
          <w:rFonts w:ascii="Times New Roman" w:eastAsia="SimSun" w:hAnsi="Times New Roman"/>
          <w:i/>
          <w:sz w:val="24"/>
          <w:szCs w:val="24"/>
          <w:lang w:eastAsia="zh-CN"/>
        </w:rPr>
        <w:t>, P</w:t>
      </w:r>
      <w:r w:rsidRPr="00CA23D3">
        <w:rPr>
          <w:rFonts w:ascii="Times New Roman" w:eastAsia="SimSun" w:hAnsi="Times New Roman"/>
          <w:i/>
          <w:sz w:val="24"/>
          <w:szCs w:val="24"/>
          <w:vertAlign w:val="subscript"/>
          <w:lang w:eastAsia="zh-CN"/>
        </w:rPr>
        <w:t>m</w:t>
      </w:r>
      <w:r>
        <w:rPr>
          <w:rFonts w:eastAsia="SimSun"/>
          <w:lang w:eastAsia="zh-CN"/>
        </w:rPr>
        <w:tab/>
        <w:t>= Entry and exit static pressures [Pa]</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V</w:t>
      </w:r>
      <w:r w:rsidRPr="00CA23D3">
        <w:rPr>
          <w:rFonts w:ascii="Times New Roman" w:eastAsia="SimSun" w:hAnsi="Times New Roman"/>
          <w:i/>
          <w:sz w:val="24"/>
          <w:szCs w:val="24"/>
          <w:vertAlign w:val="subscript"/>
          <w:lang w:eastAsia="zh-CN"/>
        </w:rPr>
        <w:t>n</w:t>
      </w:r>
      <w:r w:rsidRPr="00CA23D3">
        <w:rPr>
          <w:rFonts w:ascii="Times New Roman" w:eastAsia="SimSun" w:hAnsi="Times New Roman"/>
          <w:i/>
          <w:sz w:val="24"/>
          <w:szCs w:val="24"/>
          <w:lang w:eastAsia="zh-CN"/>
        </w:rPr>
        <w:t>, V</w:t>
      </w:r>
      <w:r w:rsidRPr="00CA23D3">
        <w:rPr>
          <w:rFonts w:ascii="Times New Roman" w:eastAsia="SimSun" w:hAnsi="Times New Roman"/>
          <w:i/>
          <w:sz w:val="24"/>
          <w:szCs w:val="24"/>
          <w:vertAlign w:val="subscript"/>
          <w:lang w:eastAsia="zh-CN"/>
        </w:rPr>
        <w:t>m</w:t>
      </w:r>
      <w:r>
        <w:rPr>
          <w:rFonts w:eastAsia="SimSun"/>
          <w:lang w:eastAsia="zh-CN"/>
        </w:rPr>
        <w:tab/>
        <w:t>= Entry and exit airflow velocities [m/s]</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lastRenderedPageBreak/>
        <w:t>ρ</w:t>
      </w:r>
      <w:r>
        <w:rPr>
          <w:rFonts w:ascii="Times New Roman" w:eastAsia="SimSun" w:hAnsi="Times New Roman"/>
          <w:i/>
          <w:sz w:val="24"/>
          <w:szCs w:val="24"/>
          <w:lang w:eastAsia="zh-CN"/>
        </w:rPr>
        <w:tab/>
      </w:r>
      <w:r>
        <w:rPr>
          <w:rFonts w:eastAsia="SimSun"/>
          <w:sz w:val="26"/>
          <w:szCs w:val="26"/>
          <w:lang w:eastAsia="zh-CN"/>
        </w:rPr>
        <w:tab/>
      </w:r>
      <w:r>
        <w:rPr>
          <w:rFonts w:eastAsia="SimSun"/>
          <w:lang w:eastAsia="zh-CN"/>
        </w:rPr>
        <w:t>= Air density [kg/m</w:t>
      </w:r>
      <w:r>
        <w:rPr>
          <w:rFonts w:eastAsia="SimSun"/>
          <w:vertAlign w:val="superscript"/>
          <w:lang w:eastAsia="zh-CN"/>
        </w:rPr>
        <w:t>3</w:t>
      </w:r>
      <w:r>
        <w:rPr>
          <w:rFonts w:eastAsia="SimSun"/>
          <w:lang w:eastAsia="zh-CN"/>
        </w:rPr>
        <w:t>]</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g</w:t>
      </w:r>
      <w:r>
        <w:rPr>
          <w:rFonts w:eastAsia="SimSun"/>
          <w:lang w:eastAsia="zh-CN"/>
        </w:rPr>
        <w:tab/>
      </w:r>
      <w:r>
        <w:rPr>
          <w:rFonts w:eastAsia="SimSun"/>
          <w:lang w:eastAsia="zh-CN"/>
        </w:rPr>
        <w:tab/>
        <w:t>= Acceleration due to gravity [9.81 m/s</w:t>
      </w:r>
      <w:r>
        <w:rPr>
          <w:rFonts w:eastAsia="SimSun"/>
          <w:vertAlign w:val="superscript"/>
          <w:lang w:eastAsia="zh-CN"/>
        </w:rPr>
        <w:t>2</w:t>
      </w:r>
      <w:r>
        <w:rPr>
          <w:rFonts w:eastAsia="SimSun"/>
          <w:lang w:eastAsia="zh-CN"/>
        </w:rPr>
        <w:t>]</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z</w:t>
      </w:r>
      <w:r w:rsidRPr="00CA23D3">
        <w:rPr>
          <w:rFonts w:ascii="Times New Roman" w:eastAsia="SimSun" w:hAnsi="Times New Roman"/>
          <w:i/>
          <w:sz w:val="24"/>
          <w:szCs w:val="24"/>
          <w:vertAlign w:val="subscript"/>
          <w:lang w:eastAsia="zh-CN"/>
        </w:rPr>
        <w:t>n</w:t>
      </w:r>
      <w:r w:rsidRPr="00CA23D3">
        <w:rPr>
          <w:rFonts w:ascii="Times New Roman" w:eastAsia="SimSun" w:hAnsi="Times New Roman"/>
          <w:i/>
          <w:sz w:val="24"/>
          <w:szCs w:val="24"/>
          <w:lang w:eastAsia="zh-CN"/>
        </w:rPr>
        <w:t>, z</w:t>
      </w:r>
      <w:r w:rsidRPr="00CA23D3">
        <w:rPr>
          <w:rFonts w:ascii="Times New Roman" w:eastAsia="SimSun" w:hAnsi="Times New Roman"/>
          <w:i/>
          <w:sz w:val="24"/>
          <w:szCs w:val="24"/>
          <w:vertAlign w:val="subscript"/>
          <w:lang w:eastAsia="zh-CN"/>
        </w:rPr>
        <w:t>m</w:t>
      </w:r>
      <w:r>
        <w:rPr>
          <w:rFonts w:eastAsia="SimSun"/>
          <w:lang w:eastAsia="zh-CN"/>
        </w:rPr>
        <w:tab/>
        <w:t>= Entry and exit elevations [m]</w:t>
      </w:r>
    </w:p>
    <w:p w:rsidR="00F82068" w:rsidRDefault="00F82068" w:rsidP="00F82068">
      <w:pPr>
        <w:pStyle w:val="BodyText"/>
        <w:rPr>
          <w:rFonts w:eastAsia="SimSun"/>
          <w:lang w:eastAsia="zh-CN"/>
        </w:rPr>
      </w:pPr>
      <w:r>
        <w:rPr>
          <w:rFonts w:eastAsia="SimSun"/>
          <w:lang w:eastAsia="zh-CN"/>
        </w:rPr>
        <w:t>By rearranging terms and adding wind pressure impacts, the above equation may be rewritten in the format used by the airflow network model:</w:t>
      </w:r>
    </w:p>
    <w:p w:rsidR="00F82068" w:rsidRPr="00B244FA" w:rsidRDefault="00F82068" w:rsidP="00F82068">
      <w:pPr>
        <w:pStyle w:val="Equation"/>
        <w:rPr>
          <w:rFonts w:eastAsia="SimSun"/>
        </w:rPr>
      </w:pPr>
      <w:r>
        <w:rPr>
          <w:rFonts w:eastAsia="SimSun"/>
          <w:noProof/>
          <w:lang w:eastAsia="zh-CN"/>
        </w:rPr>
        <w:drawing>
          <wp:inline distT="0" distB="0" distL="0" distR="0" wp14:anchorId="4DC52D93" wp14:editId="207242C9">
            <wp:extent cx="1381125" cy="228600"/>
            <wp:effectExtent l="0" t="0" r="9525"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381125" cy="228600"/>
                    </a:xfrm>
                    <a:prstGeom prst="rect">
                      <a:avLst/>
                    </a:prstGeom>
                    <a:noFill/>
                    <a:ln>
                      <a:noFill/>
                    </a:ln>
                  </pic:spPr>
                </pic:pic>
              </a:graphicData>
            </a:graphic>
          </wp:inline>
        </w:drawing>
      </w:r>
    </w:p>
    <w:p w:rsidR="00F82068" w:rsidRDefault="00F82068" w:rsidP="00F82068">
      <w:pPr>
        <w:pStyle w:val="Equation"/>
        <w:rPr>
          <w:rFonts w:eastAsia="SimSun"/>
          <w:lang w:eastAsia="zh-CN"/>
        </w:rPr>
      </w:pPr>
      <w:r>
        <w:rPr>
          <w:rFonts w:eastAsia="SimSun"/>
          <w:lang w:eastAsia="zh-CN"/>
        </w:rPr>
        <w:t>where</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P</w:t>
      </w:r>
      <w:r w:rsidRPr="00CA23D3">
        <w:rPr>
          <w:rFonts w:ascii="Times New Roman" w:eastAsia="SimSun" w:hAnsi="Times New Roman"/>
          <w:i/>
          <w:sz w:val="24"/>
          <w:szCs w:val="24"/>
          <w:vertAlign w:val="subscript"/>
          <w:lang w:eastAsia="zh-CN"/>
        </w:rPr>
        <w:t>n</w:t>
      </w:r>
      <w:r w:rsidRPr="00CA23D3">
        <w:rPr>
          <w:rFonts w:ascii="Times New Roman" w:eastAsia="SimSun" w:hAnsi="Times New Roman"/>
          <w:i/>
          <w:sz w:val="24"/>
          <w:szCs w:val="24"/>
          <w:lang w:eastAsia="zh-CN"/>
        </w:rPr>
        <w:t>, P</w:t>
      </w:r>
      <w:r w:rsidRPr="00CA23D3">
        <w:rPr>
          <w:rFonts w:ascii="Times New Roman" w:eastAsia="SimSun" w:hAnsi="Times New Roman"/>
          <w:i/>
          <w:sz w:val="24"/>
          <w:szCs w:val="24"/>
          <w:vertAlign w:val="subscript"/>
          <w:lang w:eastAsia="zh-CN"/>
        </w:rPr>
        <w:t>m</w:t>
      </w:r>
      <w:r>
        <w:rPr>
          <w:rFonts w:eastAsia="SimSun"/>
          <w:vertAlign w:val="subscript"/>
          <w:lang w:eastAsia="zh-CN"/>
        </w:rPr>
        <w:t xml:space="preserve"> </w:t>
      </w:r>
      <w:r>
        <w:rPr>
          <w:rFonts w:eastAsia="SimSun"/>
          <w:vertAlign w:val="subscript"/>
          <w:lang w:eastAsia="zh-CN"/>
        </w:rPr>
        <w:tab/>
      </w:r>
      <w:r>
        <w:rPr>
          <w:rFonts w:eastAsia="SimSun"/>
          <w:lang w:eastAsia="zh-CN"/>
        </w:rPr>
        <w:t>= Total pressures at nodes n and m [Pa]</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P</w:t>
      </w:r>
      <w:r w:rsidRPr="00CA23D3">
        <w:rPr>
          <w:rFonts w:ascii="Times New Roman" w:eastAsia="SimSun" w:hAnsi="Times New Roman"/>
          <w:i/>
          <w:sz w:val="24"/>
          <w:szCs w:val="24"/>
          <w:vertAlign w:val="subscript"/>
          <w:lang w:eastAsia="zh-CN"/>
        </w:rPr>
        <w:t>S</w:t>
      </w:r>
      <w:r>
        <w:rPr>
          <w:rFonts w:eastAsia="SimSun"/>
          <w:lang w:eastAsia="zh-CN"/>
        </w:rPr>
        <w:tab/>
      </w:r>
      <w:r>
        <w:rPr>
          <w:rFonts w:eastAsia="SimSun"/>
          <w:lang w:eastAsia="zh-CN"/>
        </w:rPr>
        <w:tab/>
        <w:t>= Pressure difference due to density and height differences [Pa]</w:t>
      </w:r>
    </w:p>
    <w:p w:rsidR="00F82068" w:rsidRDefault="00F82068" w:rsidP="00F82068">
      <w:pPr>
        <w:pStyle w:val="BodyText"/>
        <w:rPr>
          <w:rFonts w:eastAsia="SimSun"/>
          <w:lang w:eastAsia="zh-CN"/>
        </w:rPr>
      </w:pPr>
      <w:r w:rsidRPr="00CA23D3">
        <w:rPr>
          <w:rFonts w:ascii="Times New Roman" w:eastAsia="SimSun" w:hAnsi="Times New Roman"/>
          <w:i/>
          <w:sz w:val="24"/>
          <w:szCs w:val="24"/>
          <w:lang w:eastAsia="zh-CN"/>
        </w:rPr>
        <w:t>P</w:t>
      </w:r>
      <w:r w:rsidRPr="00CA23D3">
        <w:rPr>
          <w:rFonts w:ascii="Times New Roman" w:eastAsia="SimSun" w:hAnsi="Times New Roman"/>
          <w:i/>
          <w:sz w:val="24"/>
          <w:szCs w:val="24"/>
          <w:vertAlign w:val="subscript"/>
          <w:lang w:eastAsia="zh-CN"/>
        </w:rPr>
        <w:t>W</w:t>
      </w:r>
      <w:r>
        <w:rPr>
          <w:rFonts w:ascii="Times New Roman" w:eastAsia="SimSun" w:hAnsi="Times New Roman"/>
          <w:i/>
          <w:sz w:val="24"/>
          <w:szCs w:val="24"/>
          <w:vertAlign w:val="subscript"/>
          <w:lang w:eastAsia="zh-CN"/>
        </w:rPr>
        <w:tab/>
      </w:r>
      <w:r>
        <w:rPr>
          <w:rFonts w:eastAsia="SimSun"/>
          <w:lang w:eastAsia="zh-CN"/>
        </w:rPr>
        <w:tab/>
        <w:t>= Pressure difference due to wind [Pa]</w:t>
      </w:r>
    </w:p>
    <w:p w:rsidR="00F82068" w:rsidRDefault="00F82068" w:rsidP="00F82068">
      <w:pPr>
        <w:pStyle w:val="BodyText"/>
        <w:rPr>
          <w:lang w:val="en-CA"/>
        </w:rPr>
      </w:pPr>
      <w:r>
        <w:rPr>
          <w:lang w:val="en-CA"/>
        </w:rPr>
        <w:t xml:space="preserve">The Input Output Reference provides the relationship between airflow and pressure for the most of the components (Ref. </w:t>
      </w:r>
      <w:r>
        <w:t>AirflowNetwork Model)</w:t>
      </w:r>
      <w:r>
        <w:rPr>
          <w:lang w:val="en-CA"/>
        </w:rPr>
        <w:t>. The relationship between airflow and pressure for the AirflowNetwork:Multizone:Component:DetailedOpening,</w:t>
      </w:r>
      <w:r w:rsidRPr="004912E0">
        <w:rPr>
          <w:lang w:val="en-CA"/>
        </w:rPr>
        <w:t xml:space="preserve"> </w:t>
      </w:r>
      <w:r>
        <w:rPr>
          <w:lang w:val="en-CA"/>
        </w:rPr>
        <w:t>AirflowNetwork:Multizone:Component:SimpleOpening, and AirflowNetwork:Multizone:Component:HorizontalOpening objects are provided in detail in this reference.</w:t>
      </w:r>
    </w:p>
    <w:p w:rsidR="00F82068" w:rsidRDefault="00F82068" w:rsidP="00F82068">
      <w:pPr>
        <w:pStyle w:val="Picture"/>
      </w:pPr>
      <w:r>
        <w:rPr>
          <w:noProof/>
          <w:lang w:eastAsia="zh-CN"/>
        </w:rPr>
        <w:drawing>
          <wp:inline distT="0" distB="0" distL="0" distR="0" wp14:anchorId="5A78DF73" wp14:editId="6A213516">
            <wp:extent cx="3381375" cy="2819400"/>
            <wp:effectExtent l="0" t="0" r="9525"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3381375" cy="2819400"/>
                    </a:xfrm>
                    <a:prstGeom prst="rect">
                      <a:avLst/>
                    </a:prstGeom>
                    <a:noFill/>
                    <a:ln>
                      <a:noFill/>
                    </a:ln>
                  </pic:spPr>
                </pic:pic>
              </a:graphicData>
            </a:graphic>
          </wp:inline>
        </w:drawing>
      </w:r>
    </w:p>
    <w:p w:rsidR="00F82068" w:rsidRDefault="00F82068" w:rsidP="00F82068">
      <w:pPr>
        <w:pStyle w:val="Caption"/>
        <w:ind w:left="1080"/>
      </w:pPr>
      <w:bookmarkStart w:id="443" w:name="_Ref128795620"/>
      <w:bookmarkStart w:id="444" w:name="_Toc133319761"/>
      <w:r>
        <w:t xml:space="preserve">Figure </w:t>
      </w:r>
      <w:fldSimple w:instr=" SEQ Figure \* ARABIC ">
        <w:r>
          <w:rPr>
            <w:noProof/>
          </w:rPr>
          <w:t>147</w:t>
        </w:r>
      </w:fldSimple>
      <w:bookmarkEnd w:id="443"/>
      <w:r>
        <w:t xml:space="preserve">. </w:t>
      </w:r>
      <w:r w:rsidRPr="003620AE">
        <w:t>The general problem of gravitational flow through a vertical opening</w:t>
      </w:r>
      <w:bookmarkEnd w:id="444"/>
    </w:p>
    <w:p w:rsidR="00F82068" w:rsidRDefault="00F82068" w:rsidP="00F82068">
      <w:pPr>
        <w:pStyle w:val="BodyText"/>
      </w:pPr>
      <w:r>
        <w:t>The schematic drawing of a possible air flow pattern through a detailed vertical opening (</w:t>
      </w:r>
      <w:r>
        <w:rPr>
          <w:lang w:val="en-CA"/>
        </w:rPr>
        <w:t>AirflowNetwork:Multizone:Component:DetailedOpening</w:t>
      </w:r>
      <w:r>
        <w:t xml:space="preserve">) is shown in </w:t>
      </w:r>
      <w:r>
        <w:fldChar w:fldCharType="begin"/>
      </w:r>
      <w:r>
        <w:instrText xml:space="preserve"> REF _Ref128795620 \h  \* MERGEFORMAT </w:instrText>
      </w:r>
      <w:r>
        <w:fldChar w:fldCharType="separate"/>
      </w:r>
      <w:r>
        <w:t xml:space="preserve">Figure </w:t>
      </w:r>
      <w:r>
        <w:rPr>
          <w:noProof/>
        </w:rPr>
        <w:t>147</w:t>
      </w:r>
      <w:r>
        <w:fldChar w:fldCharType="end"/>
      </w:r>
      <w:r>
        <w:t>. The equations used below are extracted from the COMIS Fundamentals manual (1990).</w:t>
      </w:r>
    </w:p>
    <w:p w:rsidR="00F82068" w:rsidRDefault="00F82068" w:rsidP="00F82068">
      <w:pPr>
        <w:pStyle w:val="BodyText"/>
      </w:pPr>
      <w:r>
        <w:t>The air density is assumed to be a linear function of height:</w:t>
      </w:r>
    </w:p>
    <w:p w:rsidR="00F82068" w:rsidRDefault="00F82068" w:rsidP="00F82068">
      <w:pPr>
        <w:pStyle w:val="Equation"/>
      </w:pPr>
      <w:r w:rsidRPr="00694965">
        <w:rPr>
          <w:position w:val="-12"/>
        </w:rPr>
        <w:object w:dxaOrig="1579" w:dyaOrig="360">
          <v:shape id="_x0000_i1229" type="#_x0000_t75" style="width:78.5pt;height:18pt" o:ole="">
            <v:imagedata r:id="rId569" o:title=""/>
          </v:shape>
          <o:OLEObject Type="Embed" ProgID="Equation.DSMT4" ShapeID="_x0000_i1229" DrawAspect="Content" ObjectID="_1476180558" r:id="rId570"/>
        </w:object>
      </w:r>
    </w:p>
    <w:p w:rsidR="00F82068" w:rsidRDefault="00F82068" w:rsidP="00F82068">
      <w:pPr>
        <w:pStyle w:val="BodyText"/>
      </w:pPr>
      <w:r>
        <w:t>The pressure difference is assumed to be linear and simulate the effect of turbulence:</w:t>
      </w:r>
    </w:p>
    <w:p w:rsidR="00F82068" w:rsidRDefault="00F82068" w:rsidP="00F82068">
      <w:pPr>
        <w:pStyle w:val="Equation"/>
      </w:pPr>
      <w:r>
        <w:t xml:space="preserve"> </w:t>
      </w:r>
      <w:r w:rsidRPr="00694965">
        <w:rPr>
          <w:position w:val="-12"/>
        </w:rPr>
        <w:object w:dxaOrig="1380" w:dyaOrig="360">
          <v:shape id="_x0000_i1230" type="#_x0000_t75" style="width:69pt;height:18pt" o:ole="">
            <v:imagedata r:id="rId571" o:title=""/>
          </v:shape>
          <o:OLEObject Type="Embed" ProgID="Equation.DSMT4" ShapeID="_x0000_i1230" DrawAspect="Content" ObjectID="_1476180559" r:id="rId572"/>
        </w:object>
      </w:r>
    </w:p>
    <w:p w:rsidR="00F82068" w:rsidRDefault="00F82068" w:rsidP="00F82068">
      <w:pPr>
        <w:pStyle w:val="BodyText"/>
      </w:pPr>
      <w:r>
        <w:lastRenderedPageBreak/>
        <w:t>The reference pressures on each side are given at the bottom of the opening. By assuming the Bernoulli hypothesis on both sides, the pressure difference can be defined at any level of z as:</w:t>
      </w:r>
    </w:p>
    <w:p w:rsidR="00F82068" w:rsidRDefault="00F82068" w:rsidP="00F82068">
      <w:pPr>
        <w:pStyle w:val="EquationLong"/>
      </w:pPr>
      <w:r w:rsidRPr="00694965">
        <w:rPr>
          <w:position w:val="-16"/>
        </w:rPr>
        <w:object w:dxaOrig="7260" w:dyaOrig="440">
          <v:shape id="_x0000_i1231" type="#_x0000_t75" style="width:363pt;height:22pt" o:ole="">
            <v:imagedata r:id="rId573" o:title=""/>
          </v:shape>
          <o:OLEObject Type="Embed" ProgID="Equation.DSMT4" ShapeID="_x0000_i1231" DrawAspect="Content" ObjectID="_1476180560" r:id="rId574"/>
        </w:object>
      </w:r>
    </w:p>
    <w:p w:rsidR="00F82068" w:rsidRDefault="00F82068" w:rsidP="00F82068">
      <w:pPr>
        <w:pStyle w:val="BodyText"/>
      </w:pPr>
      <w:r>
        <w:t>The velocity at any level z is given by</w:t>
      </w:r>
    </w:p>
    <w:p w:rsidR="00F82068" w:rsidRDefault="00F82068" w:rsidP="00F82068">
      <w:pPr>
        <w:pStyle w:val="Equation"/>
      </w:pPr>
      <w:r w:rsidRPr="00694965">
        <w:rPr>
          <w:position w:val="-30"/>
        </w:rPr>
        <w:object w:dxaOrig="2260" w:dyaOrig="740">
          <v:shape id="_x0000_i1232" type="#_x0000_t75" style="width:113pt;height:36.5pt" o:ole="">
            <v:imagedata r:id="rId575" o:title=""/>
          </v:shape>
          <o:OLEObject Type="Embed" ProgID="Equation.DSMT4" ShapeID="_x0000_i1232" DrawAspect="Content" ObjectID="_1476180561" r:id="rId576"/>
        </w:object>
      </w:r>
    </w:p>
    <w:p w:rsidR="00F82068" w:rsidRDefault="00F82068" w:rsidP="00F82068">
      <w:pPr>
        <w:pStyle w:val="BodyText"/>
      </w:pPr>
      <w:r>
        <w:t>The locations of the two possible neutral planes are given by an equilibrium in pressure which leads to a zero velocity point. By assuming the left terms in the equation above to be zero, one may have:</w:t>
      </w:r>
    </w:p>
    <w:p w:rsidR="00F82068" w:rsidRDefault="00F82068" w:rsidP="00F82068">
      <w:pPr>
        <w:pStyle w:val="Equation"/>
      </w:pPr>
      <w:r w:rsidRPr="00694965">
        <w:rPr>
          <w:position w:val="-14"/>
        </w:rPr>
        <w:object w:dxaOrig="5620" w:dyaOrig="400">
          <v:shape id="_x0000_i1233" type="#_x0000_t75" style="width:281.5pt;height:20.5pt" o:ole="">
            <v:imagedata r:id="rId577" o:title=""/>
          </v:shape>
          <o:OLEObject Type="Embed" ProgID="Equation.DSMT4" ShapeID="_x0000_i1233" DrawAspect="Content" ObjectID="_1476180562" r:id="rId578"/>
        </w:object>
      </w:r>
    </w:p>
    <w:p w:rsidR="00F82068" w:rsidRDefault="00F82068" w:rsidP="00F82068">
      <w:pPr>
        <w:pStyle w:val="BodyText"/>
      </w:pPr>
      <w:r>
        <w:t>This equation above can have two, one, or zero real solutions.  The zero solution represents a one-way flow through the opening and may be expressed in the following equation:</w:t>
      </w:r>
    </w:p>
    <w:p w:rsidR="00F82068" w:rsidRDefault="00F82068" w:rsidP="00F82068">
      <w:pPr>
        <w:pStyle w:val="Equation"/>
      </w:pPr>
      <w:r w:rsidRPr="00694965">
        <w:rPr>
          <w:position w:val="-32"/>
        </w:rPr>
        <w:object w:dxaOrig="2200" w:dyaOrig="760">
          <v:shape id="_x0000_i1234" type="#_x0000_t75" style="width:110pt;height:38.5pt" o:ole="">
            <v:imagedata r:id="rId579" o:title=""/>
          </v:shape>
          <o:OLEObject Type="Embed" ProgID="Equation.DSMT4" ShapeID="_x0000_i1234" DrawAspect="Content" ObjectID="_1476180563" r:id="rId580"/>
        </w:object>
      </w:r>
    </w:p>
    <w:p w:rsidR="00F82068" w:rsidRDefault="00F82068" w:rsidP="00F82068">
      <w:pPr>
        <w:pStyle w:val="BodyText"/>
      </w:pPr>
      <w:r>
        <w:t>The one real solution represents two-way (bi-directional) flow, which may be written in the following equations.</w:t>
      </w:r>
    </w:p>
    <w:p w:rsidR="00F82068" w:rsidRDefault="00F82068" w:rsidP="00F82068">
      <w:pPr>
        <w:pStyle w:val="Equation"/>
      </w:pPr>
      <w:r w:rsidRPr="00694965">
        <w:rPr>
          <w:position w:val="-32"/>
        </w:rPr>
        <w:object w:dxaOrig="2439" w:dyaOrig="740">
          <v:shape id="_x0000_i1235" type="#_x0000_t75" style="width:122pt;height:36.5pt" o:ole="">
            <v:imagedata r:id="rId581" o:title=""/>
          </v:shape>
          <o:OLEObject Type="Embed" ProgID="Equation.DSMT4" ShapeID="_x0000_i1235" DrawAspect="Content" ObjectID="_1476180564" r:id="rId582"/>
        </w:object>
      </w:r>
    </w:p>
    <w:p w:rsidR="00F82068" w:rsidRDefault="00F82068" w:rsidP="00F82068">
      <w:pPr>
        <w:pStyle w:val="Equation"/>
      </w:pPr>
      <w:r w:rsidRPr="00694965">
        <w:rPr>
          <w:position w:val="-30"/>
        </w:rPr>
        <w:object w:dxaOrig="2500" w:dyaOrig="740">
          <v:shape id="_x0000_i1236" type="#_x0000_t75" style="width:125.5pt;height:36.5pt" o:ole="">
            <v:imagedata r:id="rId583" o:title=""/>
          </v:shape>
          <o:OLEObject Type="Embed" ProgID="Equation.DSMT4" ShapeID="_x0000_i1236" DrawAspect="Content" ObjectID="_1476180565" r:id="rId584"/>
        </w:object>
      </w:r>
    </w:p>
    <w:p w:rsidR="00F82068" w:rsidRDefault="00F82068" w:rsidP="00F82068">
      <w:pPr>
        <w:pStyle w:val="BodyText"/>
      </w:pPr>
      <w:r>
        <w:t>The two real solutions represent three-way flow, which may be written in the following equations.</w:t>
      </w:r>
    </w:p>
    <w:p w:rsidR="00F82068" w:rsidRDefault="00F82068" w:rsidP="00F82068">
      <w:pPr>
        <w:pStyle w:val="Equation"/>
      </w:pPr>
      <w:r w:rsidRPr="00694965">
        <w:rPr>
          <w:position w:val="-30"/>
        </w:rPr>
        <w:object w:dxaOrig="2540" w:dyaOrig="720">
          <v:shape id="_x0000_i1237" type="#_x0000_t75" style="width:126.5pt;height:36pt" o:ole="">
            <v:imagedata r:id="rId585" o:title=""/>
          </v:shape>
          <o:OLEObject Type="Embed" ProgID="Equation.DSMT4" ShapeID="_x0000_i1237" DrawAspect="Content" ObjectID="_1476180566" r:id="rId586"/>
        </w:object>
      </w:r>
    </w:p>
    <w:p w:rsidR="00F82068" w:rsidRDefault="00F82068" w:rsidP="00F82068">
      <w:pPr>
        <w:pStyle w:val="Equation"/>
      </w:pPr>
      <w:r w:rsidRPr="00694965">
        <w:rPr>
          <w:position w:val="-30"/>
        </w:rPr>
        <w:object w:dxaOrig="2540" w:dyaOrig="720">
          <v:shape id="_x0000_i1238" type="#_x0000_t75" style="width:126.5pt;height:36pt" o:ole="">
            <v:imagedata r:id="rId587" o:title=""/>
          </v:shape>
          <o:OLEObject Type="Embed" ProgID="Equation.DSMT4" ShapeID="_x0000_i1238" DrawAspect="Content" ObjectID="_1476180567" r:id="rId588"/>
        </w:object>
      </w:r>
    </w:p>
    <w:p w:rsidR="00F82068" w:rsidRDefault="00F82068" w:rsidP="00F82068">
      <w:pPr>
        <w:pStyle w:val="Equation"/>
      </w:pPr>
      <w:r w:rsidRPr="00694965">
        <w:rPr>
          <w:position w:val="-30"/>
        </w:rPr>
        <w:object w:dxaOrig="2540" w:dyaOrig="720">
          <v:shape id="_x0000_i1239" type="#_x0000_t75" style="width:126.5pt;height:36pt" o:ole="">
            <v:imagedata r:id="rId589" o:title=""/>
          </v:shape>
          <o:OLEObject Type="Embed" ProgID="Equation.DSMT4" ShapeID="_x0000_i1239" DrawAspect="Content" ObjectID="_1476180568" r:id="rId590"/>
        </w:object>
      </w:r>
    </w:p>
    <w:p w:rsidR="00F82068" w:rsidRDefault="00F82068" w:rsidP="00F82068">
      <w:pPr>
        <w:pStyle w:val="BodyText"/>
      </w:pPr>
      <w:r>
        <w:t>where</w:t>
      </w:r>
    </w:p>
    <w:p w:rsidR="00F82068" w:rsidRDefault="00F82068" w:rsidP="00F82068">
      <w:pPr>
        <w:pStyle w:val="BodyText"/>
      </w:pPr>
      <w:r w:rsidRPr="00CA23D3">
        <w:rPr>
          <w:rFonts w:ascii="Times New Roman" w:hAnsi="Times New Roman"/>
          <w:i/>
          <w:sz w:val="24"/>
          <w:szCs w:val="24"/>
        </w:rPr>
        <w:t>C</w:t>
      </w:r>
      <w:r w:rsidRPr="00CA23D3">
        <w:rPr>
          <w:rFonts w:ascii="Times New Roman" w:hAnsi="Times New Roman"/>
          <w:i/>
          <w:position w:val="-6"/>
          <w:sz w:val="24"/>
          <w:szCs w:val="24"/>
          <w:vertAlign w:val="subscript"/>
        </w:rPr>
        <w:t>d</w:t>
      </w:r>
      <w:r w:rsidRPr="009B52D1">
        <w:tab/>
      </w:r>
      <w:r>
        <w:t xml:space="preserve">= discharge coefficient </w:t>
      </w:r>
      <w:r w:rsidRPr="008F713A">
        <w:rPr>
          <w:rFonts w:eastAsia="SimSun"/>
        </w:rPr>
        <w:t>[dimensionless]</w:t>
      </w:r>
    </w:p>
    <w:p w:rsidR="00F82068" w:rsidRDefault="00F82068" w:rsidP="00F82068">
      <w:pPr>
        <w:pStyle w:val="BodyText"/>
        <w:rPr>
          <w:rFonts w:eastAsia="SimSun"/>
        </w:rPr>
      </w:pPr>
      <w:r w:rsidRPr="00CA23D3">
        <w:rPr>
          <w:rFonts w:ascii="Times New Roman" w:eastAsia="SimSun" w:hAnsi="Times New Roman"/>
          <w:i/>
          <w:sz w:val="24"/>
          <w:szCs w:val="24"/>
        </w:rPr>
        <w:lastRenderedPageBreak/>
        <w:t>θ</w:t>
      </w:r>
      <w:r w:rsidRPr="008F713A">
        <w:rPr>
          <w:rFonts w:eastAsia="SimSun"/>
        </w:rPr>
        <w:tab/>
        <w:t>= Area reduction factor [dimensionless]</w:t>
      </w:r>
    </w:p>
    <w:p w:rsidR="00F82068" w:rsidRPr="008F713A" w:rsidRDefault="00F82068" w:rsidP="00F82068">
      <w:pPr>
        <w:pStyle w:val="BodyText"/>
        <w:rPr>
          <w:rFonts w:eastAsia="SimSun"/>
        </w:rPr>
      </w:pPr>
      <w:r w:rsidRPr="00CA23D3">
        <w:rPr>
          <w:rFonts w:ascii="Times New Roman" w:eastAsia="SimSun" w:hAnsi="Times New Roman"/>
          <w:i/>
          <w:sz w:val="24"/>
          <w:szCs w:val="24"/>
        </w:rPr>
        <w:t>W</w:t>
      </w:r>
      <w:r>
        <w:rPr>
          <w:rFonts w:eastAsia="SimSun"/>
        </w:rPr>
        <w:tab/>
        <w:t>= Opening width [m]</w:t>
      </w:r>
    </w:p>
    <w:p w:rsidR="00F82068" w:rsidRPr="00A2507F" w:rsidRDefault="00F82068" w:rsidP="00F82068">
      <w:pPr>
        <w:pStyle w:val="BodyText"/>
      </w:pPr>
      <w:r w:rsidRPr="00A2507F">
        <w:t xml:space="preserve">The discharge coefficient, opening width, opening height, and start height factor are modulated based on opening factors. </w:t>
      </w:r>
      <w:r>
        <w:t>A</w:t>
      </w:r>
      <w:r w:rsidRPr="00A2507F">
        <w:t xml:space="preserve"> detailed description of opening factor </w:t>
      </w:r>
      <w:r>
        <w:t>calculations</w:t>
      </w:r>
      <w:r w:rsidRPr="00A2507F">
        <w:t xml:space="preserve"> may be found in the Input Output Reference</w:t>
      </w:r>
      <w:r>
        <w:t xml:space="preserve"> (Ref. AirflowNetwork:Multizone:Zone, AirflowNetwork:Multizone:Surface, and </w:t>
      </w:r>
    </w:p>
    <w:p w:rsidR="00F82068" w:rsidRDefault="00F82068" w:rsidP="00F82068">
      <w:pPr>
        <w:pStyle w:val="BodyText"/>
        <w:rPr>
          <w:lang w:val="en-CA"/>
        </w:rPr>
      </w:pPr>
      <w:r>
        <w:rPr>
          <w:lang w:val="en-CA"/>
        </w:rPr>
        <w:t>AirflowNetwork:Multizone:Component:DetailedOpening).</w:t>
      </w:r>
    </w:p>
    <w:p w:rsidR="00F82068" w:rsidRDefault="00F82068" w:rsidP="00F82068">
      <w:pPr>
        <w:pStyle w:val="BodyText"/>
      </w:pPr>
      <w:r>
        <w:t xml:space="preserve">The above calculation procedure is used for a normal rectangular window. For a horizontally pivoted rectangular window, the calculation procedure is slightly different. A schematic drawing of a horizontally-pivoted window is shown in </w:t>
      </w:r>
      <w:r>
        <w:fldChar w:fldCharType="begin"/>
      </w:r>
      <w:r>
        <w:instrText xml:space="preserve"> REF _Ref133302219 \h </w:instrText>
      </w:r>
      <w:r>
        <w:fldChar w:fldCharType="separate"/>
      </w:r>
      <w:r>
        <w:t xml:space="preserve">Figure </w:t>
      </w:r>
      <w:r>
        <w:rPr>
          <w:noProof/>
        </w:rPr>
        <w:t>148</w:t>
      </w:r>
      <w:r>
        <w:fldChar w:fldCharType="end"/>
      </w:r>
      <w:r>
        <w:t>.</w:t>
      </w:r>
    </w:p>
    <w:p w:rsidR="00F82068" w:rsidRDefault="00F82068" w:rsidP="00F82068">
      <w:pPr>
        <w:pStyle w:val="Picture"/>
      </w:pPr>
      <w:r>
        <w:rPr>
          <w:noProof/>
          <w:lang w:eastAsia="zh-CN"/>
        </w:rPr>
        <w:drawing>
          <wp:inline distT="0" distB="0" distL="0" distR="0" wp14:anchorId="16FE85EE" wp14:editId="3D64B562">
            <wp:extent cx="3419475" cy="3000375"/>
            <wp:effectExtent l="0" t="0" r="9525" b="9525"/>
            <wp:docPr id="2170" name="Picture 2170" descr="Pivoted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descr="PivotedWindow"/>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419475" cy="3000375"/>
                    </a:xfrm>
                    <a:prstGeom prst="rect">
                      <a:avLst/>
                    </a:prstGeom>
                    <a:noFill/>
                    <a:ln>
                      <a:noFill/>
                    </a:ln>
                  </pic:spPr>
                </pic:pic>
              </a:graphicData>
            </a:graphic>
          </wp:inline>
        </w:drawing>
      </w:r>
    </w:p>
    <w:p w:rsidR="00F82068" w:rsidRDefault="00F82068" w:rsidP="00F82068">
      <w:pPr>
        <w:pStyle w:val="Caption"/>
        <w:ind w:left="1080"/>
      </w:pPr>
      <w:bookmarkStart w:id="445" w:name="_Ref133302219"/>
      <w:bookmarkStart w:id="446" w:name="_Toc133319762"/>
      <w:r>
        <w:t xml:space="preserve">Figure </w:t>
      </w:r>
      <w:fldSimple w:instr=" SEQ Figure \* ARABIC ">
        <w:r>
          <w:rPr>
            <w:noProof/>
          </w:rPr>
          <w:t>148</w:t>
        </w:r>
      </w:fldSimple>
      <w:bookmarkEnd w:id="445"/>
      <w:r>
        <w:t>.  Schematic drawing of a horizontally-pivoted window</w:t>
      </w:r>
      <w:bookmarkEnd w:id="446"/>
    </w:p>
    <w:p w:rsidR="00F82068" w:rsidRDefault="00F82068" w:rsidP="00F82068">
      <w:pPr>
        <w:pStyle w:val="BodyText"/>
        <w:rPr>
          <w:rFonts w:cs="Arial"/>
        </w:rPr>
      </w:pPr>
      <w:r>
        <w:t xml:space="preserve">The opening angle </w:t>
      </w:r>
      <w:r w:rsidRPr="00B0536D">
        <w:rPr>
          <w:rFonts w:eastAsia="SimSun" w:cs="Arial"/>
          <w:lang w:eastAsia="zh-CN"/>
        </w:rPr>
        <w:t xml:space="preserve">α </w:t>
      </w:r>
      <w:r>
        <w:rPr>
          <w:rFonts w:eastAsia="SimSun" w:cs="Arial"/>
          <w:lang w:eastAsia="zh-CN"/>
        </w:rPr>
        <w:t>(0-90</w:t>
      </w:r>
      <w:r w:rsidRPr="008168D8">
        <w:rPr>
          <w:rFonts w:eastAsia="SimSun" w:cs="Arial"/>
          <w:lang w:eastAsia="zh-CN"/>
        </w:rPr>
        <w:t>°</w:t>
      </w:r>
      <w:r>
        <w:rPr>
          <w:rFonts w:eastAsia="SimSun" w:cs="Arial"/>
          <w:lang w:eastAsia="zh-CN"/>
        </w:rPr>
        <w:t xml:space="preserve">) </w:t>
      </w:r>
      <w:r w:rsidRPr="00B0536D">
        <w:rPr>
          <w:rFonts w:eastAsia="SimSun" w:cs="Arial"/>
          <w:lang w:eastAsia="zh-CN"/>
        </w:rPr>
        <w:t>is linearly proportional to the wind</w:t>
      </w:r>
      <w:r>
        <w:rPr>
          <w:rFonts w:eastAsia="SimSun" w:cs="Arial"/>
          <w:lang w:eastAsia="zh-CN"/>
        </w:rPr>
        <w:t>ow</w:t>
      </w:r>
      <w:r w:rsidRPr="00B0536D">
        <w:rPr>
          <w:rFonts w:eastAsia="SimSun" w:cs="Arial"/>
          <w:lang w:eastAsia="zh-CN"/>
        </w:rPr>
        <w:t xml:space="preserve"> open</w:t>
      </w:r>
      <w:r>
        <w:rPr>
          <w:rFonts w:eastAsia="SimSun" w:cs="Arial"/>
          <w:lang w:eastAsia="zh-CN"/>
        </w:rPr>
        <w:t>ing factor</w:t>
      </w:r>
      <w:r w:rsidRPr="00B0536D">
        <w:rPr>
          <w:rFonts w:eastAsia="SimSun" w:cs="Arial"/>
          <w:lang w:eastAsia="zh-CN"/>
        </w:rPr>
        <w:t xml:space="preserve"> (0-1</w:t>
      </w:r>
      <w:r>
        <w:rPr>
          <w:rFonts w:eastAsia="SimSun" w:cs="Arial"/>
          <w:lang w:eastAsia="zh-CN"/>
        </w:rPr>
        <w:t>.0</w:t>
      </w:r>
      <w:r w:rsidRPr="00B0536D">
        <w:rPr>
          <w:rFonts w:eastAsia="SimSun" w:cs="Arial"/>
          <w:lang w:eastAsia="zh-CN"/>
        </w:rPr>
        <w:t>).</w:t>
      </w:r>
      <w:r>
        <w:rPr>
          <w:rFonts w:eastAsia="SimSun" w:cs="Arial"/>
          <w:lang w:eastAsia="zh-CN"/>
        </w:rPr>
        <w:t xml:space="preserve"> An opening factor of 1.0 is equal to an opening angle of 90</w:t>
      </w:r>
      <w:r w:rsidRPr="008168D8">
        <w:rPr>
          <w:rFonts w:eastAsia="SimSun" w:cs="Arial"/>
          <w:lang w:eastAsia="zh-CN"/>
        </w:rPr>
        <w:t>°</w:t>
      </w:r>
      <w:r>
        <w:rPr>
          <w:rFonts w:cs="Arial"/>
        </w:rPr>
        <w:t>. The heights in the pivoted area are expressed as:</w:t>
      </w:r>
    </w:p>
    <w:p w:rsidR="00F82068" w:rsidRDefault="00F82068" w:rsidP="00F82068">
      <w:pPr>
        <w:pStyle w:val="Equation"/>
      </w:pPr>
      <w:r w:rsidRPr="00694965">
        <w:rPr>
          <w:position w:val="-10"/>
        </w:rPr>
        <w:object w:dxaOrig="2760" w:dyaOrig="320">
          <v:shape id="_x0000_i1240" type="#_x0000_t75" style="width:138pt;height:15.5pt" o:ole="">
            <v:imagedata r:id="rId592" o:title=""/>
          </v:shape>
          <o:OLEObject Type="Embed" ProgID="Equation.DSMT4" ShapeID="_x0000_i1240" DrawAspect="Content" ObjectID="_1476180569" r:id="rId593"/>
        </w:object>
      </w:r>
    </w:p>
    <w:p w:rsidR="00F82068" w:rsidRDefault="00F82068" w:rsidP="00F82068">
      <w:pPr>
        <w:pStyle w:val="Equation"/>
      </w:pPr>
      <w:r w:rsidRPr="00694965">
        <w:rPr>
          <w:position w:val="-10"/>
        </w:rPr>
        <w:object w:dxaOrig="5460" w:dyaOrig="320">
          <v:shape id="_x0000_i1241" type="#_x0000_t75" style="width:273pt;height:15.5pt" o:ole="">
            <v:imagedata r:id="rId594" o:title=""/>
          </v:shape>
          <o:OLEObject Type="Embed" ProgID="Equation.DSMT4" ShapeID="_x0000_i1241" DrawAspect="Content" ObjectID="_1476180570" r:id="rId595"/>
        </w:object>
      </w:r>
    </w:p>
    <w:p w:rsidR="00F82068" w:rsidRDefault="00F82068" w:rsidP="00F82068">
      <w:pPr>
        <w:pStyle w:val="BodyText"/>
      </w:pPr>
      <w:r>
        <w:t>When z &lt; h2 or z &gt; h4, where z is the distance from the bottom of the window, the integration procedure is the same as the procedure for a normal rectangular window. When h2&lt;z&lt;h4, the window width W in the above equations is modified as:</w:t>
      </w:r>
    </w:p>
    <w:p w:rsidR="00F82068" w:rsidRDefault="00F82068" w:rsidP="00F82068">
      <w:pPr>
        <w:pStyle w:val="Equation"/>
      </w:pPr>
      <w:r>
        <w:t xml:space="preserve"> </w:t>
      </w:r>
      <w:r w:rsidRPr="00694965">
        <w:rPr>
          <w:position w:val="-60"/>
        </w:rPr>
        <w:object w:dxaOrig="4280" w:dyaOrig="1040">
          <v:shape id="_x0000_i1242" type="#_x0000_t75" style="width:214pt;height:51.5pt" o:ole="">
            <v:imagedata r:id="rId596" o:title=""/>
          </v:shape>
          <o:OLEObject Type="Embed" ProgID="Equation.DSMT4" ShapeID="_x0000_i1242" DrawAspect="Content" ObjectID="_1476180571" r:id="rId597"/>
        </w:object>
      </w:r>
    </w:p>
    <w:p w:rsidR="00F82068" w:rsidRDefault="00F82068" w:rsidP="00F82068">
      <w:pPr>
        <w:pStyle w:val="BodyText"/>
      </w:pPr>
      <w:r>
        <w:t>The mass flow rate in the pivoted area becomes:</w:t>
      </w:r>
    </w:p>
    <w:p w:rsidR="00F82068" w:rsidRPr="00851460" w:rsidRDefault="00F82068" w:rsidP="00F82068">
      <w:pPr>
        <w:pStyle w:val="Equation"/>
      </w:pPr>
      <w:r w:rsidRPr="00694965">
        <w:rPr>
          <w:position w:val="-32"/>
        </w:rPr>
        <w:object w:dxaOrig="2860" w:dyaOrig="760">
          <v:shape id="_x0000_i1243" type="#_x0000_t75" style="width:143.5pt;height:38.5pt" o:ole="">
            <v:imagedata r:id="rId598" o:title=""/>
          </v:shape>
          <o:OLEObject Type="Embed" ProgID="Equation.DSMT4" ShapeID="_x0000_i1243" DrawAspect="Content" ObjectID="_1476180572" r:id="rId599"/>
        </w:object>
      </w:r>
    </w:p>
    <w:p w:rsidR="00F82068" w:rsidRDefault="00F82068" w:rsidP="00F82068">
      <w:pPr>
        <w:pStyle w:val="BodyText"/>
        <w:rPr>
          <w:lang w:val="en-CA"/>
        </w:rPr>
      </w:pPr>
      <w:r>
        <w:t>It should be pointed out that t</w:t>
      </w:r>
      <w:r w:rsidRPr="00A2507F">
        <w:t>he discharge coefficient</w:t>
      </w:r>
      <w:r>
        <w:t xml:space="preserve"> is modulated based on opening factors</w:t>
      </w:r>
      <w:r w:rsidRPr="00A2507F">
        <w:t>,</w:t>
      </w:r>
      <w:r>
        <w:t xml:space="preserve"> while </w:t>
      </w:r>
      <w:r w:rsidRPr="00A2507F">
        <w:t xml:space="preserve">opening width, opening height, and start height factor </w:t>
      </w:r>
      <w:r>
        <w:t>do not apply for a horizontally-pivoted window. The actual window width and height are used to calculate airflows for a horizontally-pivoted window.</w:t>
      </w:r>
    </w:p>
    <w:p w:rsidR="00F82068" w:rsidRDefault="00F82068" w:rsidP="00F82068">
      <w:pPr>
        <w:pStyle w:val="BodyText"/>
      </w:pPr>
      <w:r>
        <w:t>The schematic drawing of air flow patterns through a simple vertical opening (</w:t>
      </w:r>
      <w:r>
        <w:rPr>
          <w:lang w:val="en-CA"/>
        </w:rPr>
        <w:t>AirflowNetwork:Multizone:Component:SimpleOpening)</w:t>
      </w:r>
      <w:r>
        <w:t xml:space="preserve"> is shown in </w:t>
      </w:r>
      <w:r>
        <w:fldChar w:fldCharType="begin"/>
      </w:r>
      <w:r>
        <w:instrText xml:space="preserve"> REF _Ref128795990 \h </w:instrText>
      </w:r>
      <w:r>
        <w:fldChar w:fldCharType="separate"/>
      </w:r>
      <w:r>
        <w:t xml:space="preserve">Figure </w:t>
      </w:r>
      <w:r>
        <w:rPr>
          <w:noProof/>
        </w:rPr>
        <w:t>149</w:t>
      </w:r>
      <w:r>
        <w:fldChar w:fldCharType="end"/>
      </w:r>
      <w:r>
        <w:t>. The equations used below are available from Walton (1989).</w:t>
      </w:r>
    </w:p>
    <w:p w:rsidR="00F82068" w:rsidRDefault="00F82068" w:rsidP="00F82068">
      <w:pPr>
        <w:pStyle w:val="Picture"/>
      </w:pPr>
      <w:r>
        <w:rPr>
          <w:noProof/>
          <w:lang w:eastAsia="zh-CN"/>
        </w:rPr>
        <w:drawing>
          <wp:inline distT="0" distB="0" distL="0" distR="0" wp14:anchorId="5B8F33BC" wp14:editId="1FC0A9E9">
            <wp:extent cx="3733800" cy="3343275"/>
            <wp:effectExtent l="0" t="0" r="0" b="9525"/>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3733800" cy="3343275"/>
                    </a:xfrm>
                    <a:prstGeom prst="rect">
                      <a:avLst/>
                    </a:prstGeom>
                    <a:noFill/>
                    <a:ln>
                      <a:noFill/>
                    </a:ln>
                  </pic:spPr>
                </pic:pic>
              </a:graphicData>
            </a:graphic>
          </wp:inline>
        </w:drawing>
      </w:r>
    </w:p>
    <w:p w:rsidR="00F82068" w:rsidRDefault="00F82068" w:rsidP="00F82068">
      <w:pPr>
        <w:pStyle w:val="Caption"/>
        <w:ind w:left="1080"/>
      </w:pPr>
      <w:bookmarkStart w:id="447" w:name="_Ref128795990"/>
      <w:bookmarkStart w:id="448" w:name="_Toc133319763"/>
      <w:r>
        <w:t xml:space="preserve">Figure </w:t>
      </w:r>
      <w:fldSimple w:instr=" SEQ Figure \* ARABIC ">
        <w:r>
          <w:rPr>
            <w:noProof/>
          </w:rPr>
          <w:t>149</w:t>
        </w:r>
      </w:fldSimple>
      <w:bookmarkEnd w:id="447"/>
      <w:r>
        <w:t xml:space="preserve">. </w:t>
      </w:r>
      <w:r w:rsidRPr="008B4E38">
        <w:t>Schematic of large opening and associated three flow patterns</w:t>
      </w:r>
      <w:bookmarkEnd w:id="448"/>
    </w:p>
    <w:p w:rsidR="00F82068" w:rsidRDefault="00F82068" w:rsidP="00F82068">
      <w:pPr>
        <w:pStyle w:val="BodyText"/>
      </w:pPr>
      <w:r>
        <w:t xml:space="preserve">The air density for each node is assumed to be constant. The hydrostatic equation is used to relate pressures at various heights for each node: </w:t>
      </w:r>
    </w:p>
    <w:p w:rsidR="00F82068" w:rsidRDefault="00F82068" w:rsidP="00F82068">
      <w:pPr>
        <w:pStyle w:val="Equation"/>
      </w:pPr>
      <w:r w:rsidRPr="00694965">
        <w:rPr>
          <w:position w:val="-14"/>
        </w:rPr>
        <w:object w:dxaOrig="1880" w:dyaOrig="400">
          <v:shape id="_x0000_i1244" type="#_x0000_t75" style="width:93.5pt;height:20.5pt" o:ole="">
            <v:imagedata r:id="rId601" o:title=""/>
          </v:shape>
          <o:OLEObject Type="Embed" ProgID="Equation.DSMT4" ShapeID="_x0000_i1244" DrawAspect="Content" ObjectID="_1476180573" r:id="rId602"/>
        </w:object>
      </w:r>
    </w:p>
    <w:p w:rsidR="00F82068" w:rsidRDefault="00F82068" w:rsidP="00F82068">
      <w:pPr>
        <w:pStyle w:val="Equation"/>
      </w:pPr>
      <w:r w:rsidRPr="00694965">
        <w:rPr>
          <w:position w:val="-12"/>
        </w:rPr>
        <w:object w:dxaOrig="1900" w:dyaOrig="360">
          <v:shape id="_x0000_i1245" type="#_x0000_t75" style="width:95.5pt;height:18pt" o:ole="">
            <v:imagedata r:id="rId603" o:title=""/>
          </v:shape>
          <o:OLEObject Type="Embed" ProgID="Equation.DSMT4" ShapeID="_x0000_i1245" DrawAspect="Content" ObjectID="_1476180574" r:id="rId604"/>
        </w:object>
      </w:r>
    </w:p>
    <w:p w:rsidR="00F82068" w:rsidRDefault="00F82068" w:rsidP="00F82068">
      <w:pPr>
        <w:pStyle w:val="BodyText"/>
      </w:pPr>
      <w:r>
        <w:t xml:space="preserve">where </w:t>
      </w:r>
    </w:p>
    <w:p w:rsidR="00F82068" w:rsidRDefault="00F82068" w:rsidP="00F82068">
      <w:pPr>
        <w:pStyle w:val="BodyText"/>
      </w:pPr>
      <w:r w:rsidRPr="00CA23D3">
        <w:rPr>
          <w:rFonts w:ascii="Times New Roman" w:hAnsi="Times New Roman"/>
          <w:i/>
          <w:iCs/>
          <w:sz w:val="24"/>
          <w:szCs w:val="24"/>
        </w:rPr>
        <w:t>P</w:t>
      </w:r>
      <w:r w:rsidRPr="00CA23D3">
        <w:rPr>
          <w:rFonts w:ascii="Times New Roman" w:hAnsi="Times New Roman"/>
          <w:i/>
          <w:position w:val="-6"/>
          <w:sz w:val="24"/>
          <w:szCs w:val="24"/>
          <w:vertAlign w:val="subscript"/>
        </w:rPr>
        <w:t>0</w:t>
      </w:r>
      <w:r w:rsidRPr="00CA23D3">
        <w:rPr>
          <w:rFonts w:ascii="Times New Roman" w:hAnsi="Times New Roman"/>
          <w:i/>
          <w:iCs/>
          <w:position w:val="-6"/>
          <w:sz w:val="24"/>
          <w:szCs w:val="24"/>
          <w:vertAlign w:val="subscript"/>
        </w:rPr>
        <w:t>n</w:t>
      </w:r>
      <w:r w:rsidRPr="00CA23D3">
        <w:rPr>
          <w:rFonts w:ascii="Times New Roman" w:hAnsi="Times New Roman"/>
          <w:i/>
          <w:sz w:val="24"/>
          <w:szCs w:val="24"/>
        </w:rPr>
        <w:t xml:space="preserve">, </w:t>
      </w:r>
      <w:r w:rsidRPr="00CA23D3">
        <w:rPr>
          <w:rFonts w:ascii="Times New Roman" w:hAnsi="Times New Roman"/>
          <w:i/>
          <w:iCs/>
          <w:sz w:val="24"/>
          <w:szCs w:val="24"/>
        </w:rPr>
        <w:t>P</w:t>
      </w:r>
      <w:r w:rsidRPr="00CA23D3">
        <w:rPr>
          <w:rFonts w:ascii="Times New Roman" w:hAnsi="Times New Roman"/>
          <w:i/>
          <w:position w:val="-6"/>
          <w:sz w:val="24"/>
          <w:szCs w:val="24"/>
          <w:vertAlign w:val="subscript"/>
        </w:rPr>
        <w:t>0</w:t>
      </w:r>
      <w:r w:rsidRPr="00CA23D3">
        <w:rPr>
          <w:rFonts w:ascii="Times New Roman" w:hAnsi="Times New Roman"/>
          <w:i/>
          <w:iCs/>
          <w:position w:val="-6"/>
          <w:sz w:val="24"/>
          <w:szCs w:val="24"/>
          <w:vertAlign w:val="subscript"/>
        </w:rPr>
        <w:t>m</w:t>
      </w:r>
      <w:r>
        <w:rPr>
          <w:i/>
          <w:iCs/>
          <w:position w:val="-6"/>
        </w:rPr>
        <w:t xml:space="preserve"> = </w:t>
      </w:r>
      <w:r>
        <w:rPr>
          <w:i/>
          <w:iCs/>
          <w:position w:val="-6"/>
          <w:vertAlign w:val="subscript"/>
        </w:rPr>
        <w:t xml:space="preserve"> </w:t>
      </w:r>
      <w:r>
        <w:t>pressure at nodes (zones) n and m at y = 0, the reference elevation of the opening [Pa]</w:t>
      </w:r>
    </w:p>
    <w:p w:rsidR="00F82068" w:rsidRDefault="00F82068" w:rsidP="00F82068">
      <w:pPr>
        <w:pStyle w:val="BodyText"/>
      </w:pPr>
      <w:r w:rsidRPr="00CA23D3">
        <w:rPr>
          <w:rFonts w:ascii="Times New Roman" w:hAnsi="Times New Roman"/>
          <w:i/>
          <w:sz w:val="24"/>
          <w:szCs w:val="24"/>
        </w:rPr>
        <w:t>ρ</w:t>
      </w:r>
      <w:r w:rsidRPr="00CA23D3">
        <w:rPr>
          <w:rFonts w:ascii="Times New Roman" w:hAnsi="Times New Roman"/>
          <w:i/>
          <w:iCs/>
          <w:position w:val="-6"/>
          <w:sz w:val="24"/>
          <w:szCs w:val="24"/>
          <w:vertAlign w:val="subscript"/>
        </w:rPr>
        <w:t>n</w:t>
      </w:r>
      <w:r w:rsidRPr="00CA23D3">
        <w:rPr>
          <w:rFonts w:ascii="Times New Roman" w:hAnsi="Times New Roman"/>
          <w:i/>
          <w:sz w:val="24"/>
          <w:szCs w:val="24"/>
        </w:rPr>
        <w:t>, ρ</w:t>
      </w:r>
      <w:r w:rsidRPr="00CA23D3">
        <w:rPr>
          <w:rFonts w:ascii="Times New Roman" w:hAnsi="Times New Roman"/>
          <w:i/>
          <w:iCs/>
          <w:position w:val="-6"/>
          <w:sz w:val="24"/>
          <w:szCs w:val="24"/>
          <w:vertAlign w:val="subscript"/>
        </w:rPr>
        <w:t>m</w:t>
      </w:r>
      <w:r>
        <w:rPr>
          <w:i/>
          <w:iCs/>
          <w:position w:val="-6"/>
          <w:vertAlign w:val="subscript"/>
        </w:rPr>
        <w:t xml:space="preserve"> </w:t>
      </w:r>
      <w:r>
        <w:rPr>
          <w:i/>
          <w:iCs/>
          <w:position w:val="-6"/>
        </w:rPr>
        <w:t xml:space="preserve"> = </w:t>
      </w:r>
      <w:r>
        <w:t>air densities of zones n and m [kg/m</w:t>
      </w:r>
      <w:r w:rsidRPr="00D066FA">
        <w:rPr>
          <w:vertAlign w:val="superscript"/>
        </w:rPr>
        <w:t>3</w:t>
      </w:r>
      <w:r>
        <w:t>]</w:t>
      </w:r>
    </w:p>
    <w:p w:rsidR="00F82068" w:rsidRDefault="00F82068" w:rsidP="00F82068">
      <w:pPr>
        <w:pStyle w:val="BodyText"/>
      </w:pPr>
      <w:r w:rsidRPr="00CA23D3">
        <w:rPr>
          <w:rFonts w:ascii="Times New Roman" w:hAnsi="Times New Roman"/>
          <w:i/>
          <w:iCs/>
          <w:sz w:val="24"/>
          <w:szCs w:val="24"/>
        </w:rPr>
        <w:t>P</w:t>
      </w:r>
      <w:r w:rsidRPr="00CA23D3">
        <w:rPr>
          <w:rFonts w:ascii="Times New Roman" w:hAnsi="Times New Roman"/>
          <w:i/>
          <w:position w:val="-6"/>
          <w:sz w:val="24"/>
          <w:szCs w:val="24"/>
          <w:vertAlign w:val="subscript"/>
        </w:rPr>
        <w:t>n</w:t>
      </w:r>
      <w:r w:rsidRPr="00CA23D3">
        <w:rPr>
          <w:rFonts w:ascii="Times New Roman" w:hAnsi="Times New Roman"/>
          <w:i/>
          <w:sz w:val="24"/>
          <w:szCs w:val="24"/>
        </w:rPr>
        <w:t xml:space="preserve">, </w:t>
      </w:r>
      <w:r w:rsidRPr="00CA23D3">
        <w:rPr>
          <w:rFonts w:ascii="Times New Roman" w:hAnsi="Times New Roman"/>
          <w:i/>
          <w:iCs/>
          <w:sz w:val="24"/>
          <w:szCs w:val="24"/>
        </w:rPr>
        <w:t>P</w:t>
      </w:r>
      <w:r w:rsidRPr="00CA23D3">
        <w:rPr>
          <w:rFonts w:ascii="Times New Roman" w:hAnsi="Times New Roman"/>
          <w:i/>
          <w:iCs/>
          <w:position w:val="-6"/>
          <w:sz w:val="24"/>
          <w:szCs w:val="24"/>
          <w:vertAlign w:val="subscript"/>
        </w:rPr>
        <w:t>m</w:t>
      </w:r>
      <w:r>
        <w:rPr>
          <w:i/>
          <w:iCs/>
          <w:position w:val="-6"/>
        </w:rPr>
        <w:t xml:space="preserve"> = </w:t>
      </w:r>
      <w:r>
        <w:t>reference pressures of zones n and m [Pa]</w:t>
      </w:r>
    </w:p>
    <w:p w:rsidR="00F82068" w:rsidRDefault="00F82068" w:rsidP="00F82068">
      <w:pPr>
        <w:pStyle w:val="BodyText"/>
        <w:rPr>
          <w:color w:val="000000"/>
        </w:rPr>
      </w:pPr>
      <w:r>
        <w:rPr>
          <w:color w:val="000000"/>
        </w:rPr>
        <w:t>It is assumed that the velocity of the airflow as a function of height is given by the orifice equation</w:t>
      </w:r>
      <w:r w:rsidRPr="00D066FA">
        <w:rPr>
          <w:color w:val="000000"/>
        </w:rPr>
        <w:t xml:space="preserve"> </w:t>
      </w:r>
      <w:r>
        <w:rPr>
          <w:color w:val="000000"/>
        </w:rPr>
        <w:t>(Brown and Solvason 1962):</w:t>
      </w:r>
    </w:p>
    <w:p w:rsidR="00F82068" w:rsidRDefault="00F82068" w:rsidP="00F82068">
      <w:pPr>
        <w:pStyle w:val="Equation"/>
      </w:pPr>
      <w:r w:rsidRPr="00694965">
        <w:rPr>
          <w:position w:val="-30"/>
        </w:rPr>
        <w:object w:dxaOrig="2659" w:dyaOrig="740">
          <v:shape id="_x0000_i1246" type="#_x0000_t75" style="width:132.5pt;height:36.5pt" o:ole="">
            <v:imagedata r:id="rId605" o:title=""/>
          </v:shape>
          <o:OLEObject Type="Embed" ProgID="Equation.DSMT4" ShapeID="_x0000_i1246" DrawAspect="Content" ObjectID="_1476180575" r:id="rId606"/>
        </w:object>
      </w:r>
    </w:p>
    <w:p w:rsidR="00F82068" w:rsidRPr="004850E6" w:rsidRDefault="00F82068" w:rsidP="00F82068">
      <w:pPr>
        <w:pStyle w:val="BodyText"/>
      </w:pPr>
      <w:r>
        <w:rPr>
          <w:color w:val="000000"/>
        </w:rPr>
        <w:t xml:space="preserve"> </w:t>
      </w:r>
      <w:r w:rsidRPr="004850E6">
        <w:t xml:space="preserve">where </w:t>
      </w:r>
    </w:p>
    <w:p w:rsidR="00F82068" w:rsidRDefault="00F82068" w:rsidP="00F82068">
      <w:pPr>
        <w:pStyle w:val="BodyText"/>
      </w:pPr>
      <w:r w:rsidRPr="00CA23D3">
        <w:rPr>
          <w:rFonts w:ascii="Times New Roman" w:hAnsi="Times New Roman"/>
          <w:i/>
          <w:sz w:val="24"/>
          <w:szCs w:val="24"/>
        </w:rPr>
        <w:t>C</w:t>
      </w:r>
      <w:r w:rsidRPr="00CA23D3">
        <w:rPr>
          <w:rFonts w:ascii="Times New Roman" w:hAnsi="Times New Roman"/>
          <w:i/>
          <w:position w:val="-6"/>
          <w:sz w:val="24"/>
          <w:szCs w:val="24"/>
          <w:vertAlign w:val="subscript"/>
        </w:rPr>
        <w:t>d</w:t>
      </w:r>
      <w:r w:rsidRPr="004850E6">
        <w:rPr>
          <w:position w:val="-6"/>
          <w:vertAlign w:val="subscript"/>
        </w:rPr>
        <w:t xml:space="preserve"> </w:t>
      </w:r>
      <w:r>
        <w:rPr>
          <w:position w:val="-6"/>
          <w:vertAlign w:val="subscript"/>
        </w:rPr>
        <w:t xml:space="preserve"> </w:t>
      </w:r>
      <w:r w:rsidRPr="004850E6">
        <w:t>= discharge coefficient</w:t>
      </w:r>
      <w:r>
        <w:t xml:space="preserve"> </w:t>
      </w:r>
      <w:r w:rsidRPr="008F713A">
        <w:rPr>
          <w:rFonts w:eastAsia="SimSun"/>
        </w:rPr>
        <w:t>[dimensionless]</w:t>
      </w:r>
    </w:p>
    <w:p w:rsidR="00F82068" w:rsidRDefault="00F82068" w:rsidP="00F82068">
      <w:pPr>
        <w:pStyle w:val="BodyText"/>
      </w:pPr>
      <w:r w:rsidRPr="00CA23D3">
        <w:rPr>
          <w:rFonts w:ascii="Times New Roman" w:hAnsi="Times New Roman"/>
          <w:i/>
          <w:sz w:val="24"/>
          <w:szCs w:val="24"/>
        </w:rPr>
        <w:t xml:space="preserve">ρ </w:t>
      </w:r>
      <w:r>
        <w:t xml:space="preserve">  </w:t>
      </w:r>
      <w:r w:rsidRPr="004850E6">
        <w:t>= density of the air going through the opening</w:t>
      </w:r>
      <w:r>
        <w:t xml:space="preserve"> [kg/m</w:t>
      </w:r>
      <w:r w:rsidRPr="00D066FA">
        <w:rPr>
          <w:vertAlign w:val="superscript"/>
        </w:rPr>
        <w:t>3</w:t>
      </w:r>
      <w:r>
        <w:t>]</w:t>
      </w:r>
    </w:p>
    <w:p w:rsidR="00F82068" w:rsidRDefault="00F82068" w:rsidP="00F82068">
      <w:pPr>
        <w:pStyle w:val="BodyText"/>
      </w:pPr>
      <w:r>
        <w:t>The neutral height, Y, where the velocity of the air is zero, may be calculated in the following equation:</w:t>
      </w:r>
    </w:p>
    <w:p w:rsidR="00F82068" w:rsidRDefault="00F82068" w:rsidP="00F82068">
      <w:pPr>
        <w:pStyle w:val="Equation"/>
        <w:keepNext/>
      </w:pPr>
      <w:r w:rsidRPr="00694965">
        <w:rPr>
          <w:position w:val="-30"/>
        </w:rPr>
        <w:object w:dxaOrig="3519" w:dyaOrig="680">
          <v:shape id="_x0000_i1247" type="#_x0000_t75" style="width:177pt;height:34pt" o:ole="">
            <v:imagedata r:id="rId607" o:title=""/>
          </v:shape>
          <o:OLEObject Type="Embed" ProgID="Equation.DSMT4" ShapeID="_x0000_i1247" DrawAspect="Content" ObjectID="_1476180576" r:id="rId608"/>
        </w:object>
      </w:r>
      <w:r>
        <w:t xml:space="preserve"> </w:t>
      </w:r>
    </w:p>
    <w:p w:rsidR="00F82068" w:rsidRPr="001F7281" w:rsidRDefault="00F82068" w:rsidP="00F82068">
      <w:pPr>
        <w:pStyle w:val="BodyText"/>
      </w:pPr>
      <w:r w:rsidRPr="001F7281">
        <w:t>When the neutral plan</w:t>
      </w:r>
      <w:r>
        <w:t>e</w:t>
      </w:r>
      <w:r w:rsidRPr="001F7281">
        <w:t xml:space="preserve"> is within the opening (first pattern in </w:t>
      </w:r>
      <w:r>
        <w:fldChar w:fldCharType="begin"/>
      </w:r>
      <w:r>
        <w:instrText xml:space="preserve"> REF _Ref128795990 \h </w:instrText>
      </w:r>
      <w:r>
        <w:fldChar w:fldCharType="separate"/>
      </w:r>
      <w:r>
        <w:t xml:space="preserve">Figure </w:t>
      </w:r>
      <w:r>
        <w:rPr>
          <w:noProof/>
        </w:rPr>
        <w:t>149</w:t>
      </w:r>
      <w:r>
        <w:fldChar w:fldCharType="end"/>
      </w:r>
      <w:r w:rsidRPr="001F7281">
        <w:t>), two</w:t>
      </w:r>
      <w:r>
        <w:t>-</w:t>
      </w:r>
      <w:r w:rsidRPr="001F7281">
        <w:t xml:space="preserve">way </w:t>
      </w:r>
      <w:r>
        <w:t xml:space="preserve">(bi-directional) </w:t>
      </w:r>
      <w:r w:rsidRPr="001F7281">
        <w:t>flows occur. The total f</w:t>
      </w:r>
      <w:r>
        <w:t>low through a large opening is the</w:t>
      </w:r>
      <w:r w:rsidRPr="001F7281">
        <w:t xml:space="preserve"> sum of both flows.</w:t>
      </w:r>
    </w:p>
    <w:p w:rsidR="00F82068" w:rsidRDefault="00F82068" w:rsidP="00F82068">
      <w:pPr>
        <w:pStyle w:val="Equation"/>
      </w:pPr>
      <w:r w:rsidRPr="00694965">
        <w:rPr>
          <w:position w:val="-34"/>
        </w:rPr>
        <w:object w:dxaOrig="2420" w:dyaOrig="780">
          <v:shape id="_x0000_i1248" type="#_x0000_t75" style="width:121pt;height:39pt" o:ole="">
            <v:imagedata r:id="rId609" o:title=""/>
          </v:shape>
          <o:OLEObject Type="Embed" ProgID="Equation.DSMT4" ShapeID="_x0000_i1248" DrawAspect="Content" ObjectID="_1476180577" r:id="rId610"/>
        </w:object>
      </w:r>
    </w:p>
    <w:p w:rsidR="00F82068" w:rsidRDefault="00F82068" w:rsidP="00F82068">
      <w:pPr>
        <w:pStyle w:val="Equation"/>
      </w:pPr>
      <w:r w:rsidRPr="00694965">
        <w:rPr>
          <w:position w:val="-34"/>
        </w:rPr>
        <w:object w:dxaOrig="2520" w:dyaOrig="780">
          <v:shape id="_x0000_i1249" type="#_x0000_t75" style="width:127pt;height:39pt" o:ole="">
            <v:imagedata r:id="rId611" o:title=""/>
          </v:shape>
          <o:OLEObject Type="Embed" ProgID="Equation.DSMT4" ShapeID="_x0000_i1249" DrawAspect="Content" ObjectID="_1476180578" r:id="rId612"/>
        </w:object>
      </w:r>
    </w:p>
    <w:p w:rsidR="00F82068" w:rsidRDefault="00F82068" w:rsidP="00F82068">
      <w:pPr>
        <w:pStyle w:val="BodyText"/>
      </w:pPr>
      <w:r>
        <w:t xml:space="preserve">When the neutral plane is below or above the large opening (second and third pattern in </w:t>
      </w:r>
      <w:r>
        <w:fldChar w:fldCharType="begin"/>
      </w:r>
      <w:r>
        <w:instrText xml:space="preserve"> REF _Ref128795990 \h </w:instrText>
      </w:r>
      <w:r>
        <w:fldChar w:fldCharType="separate"/>
      </w:r>
      <w:r>
        <w:t xml:space="preserve">Figure </w:t>
      </w:r>
      <w:r>
        <w:rPr>
          <w:noProof/>
        </w:rPr>
        <w:t>149</w:t>
      </w:r>
      <w:r>
        <w:fldChar w:fldCharType="end"/>
      </w:r>
      <w:r>
        <w:t>), one-way flow occurs.</w:t>
      </w:r>
    </w:p>
    <w:p w:rsidR="00F82068" w:rsidRDefault="00F82068" w:rsidP="00F82068">
      <w:pPr>
        <w:pStyle w:val="Equation"/>
      </w:pPr>
      <w:r w:rsidRPr="00694965">
        <w:rPr>
          <w:position w:val="-34"/>
        </w:rPr>
        <w:object w:dxaOrig="2320" w:dyaOrig="780">
          <v:shape id="_x0000_i1250" type="#_x0000_t75" style="width:116pt;height:39pt" o:ole="">
            <v:imagedata r:id="rId613" o:title=""/>
          </v:shape>
          <o:OLEObject Type="Embed" ProgID="Equation.DSMT4" ShapeID="_x0000_i1250" DrawAspect="Content" ObjectID="_1476180579" r:id="rId614"/>
        </w:object>
      </w:r>
    </w:p>
    <w:p w:rsidR="00F82068" w:rsidRDefault="00F82068" w:rsidP="00F82068">
      <w:pPr>
        <w:pStyle w:val="BodyText"/>
        <w:rPr>
          <w:lang w:val="en-CA"/>
        </w:rPr>
      </w:pPr>
      <w:r>
        <w:t>The opening width is modulated based on opening factors. A</w:t>
      </w:r>
      <w:r w:rsidRPr="00A2507F">
        <w:t xml:space="preserve"> detailed description of opening factor </w:t>
      </w:r>
      <w:r>
        <w:t>calculations</w:t>
      </w:r>
      <w:r w:rsidRPr="00A2507F">
        <w:t xml:space="preserve"> may be found in the Input Output Reference</w:t>
      </w:r>
      <w:r>
        <w:t xml:space="preserve"> (Ref. AirflowNetwork:Multizone:Zone, AirflowNetwork:Multizone:Surface, and </w:t>
      </w:r>
      <w:r>
        <w:rPr>
          <w:lang w:val="en-CA"/>
        </w:rPr>
        <w:t>AirflowNetwork:Multizone:Component:DetailedOpening).</w:t>
      </w:r>
    </w:p>
    <w:p w:rsidR="00F82068" w:rsidRDefault="00F82068" w:rsidP="00F82068">
      <w:pPr>
        <w:pStyle w:val="BodyText"/>
      </w:pPr>
      <w:r>
        <w:t>The above two objects are used to simulate airflows across large vertical openings. The simple opening component (AirflowNetwork:Multizone:Component:SimpleOpening) assumes the pressure difference across the opening is a function of height varied from opening bottom to top, so that two-way flow may be obtained if appropriate (Walton 1989). The Detailed Opening component (AirflowNetwork:Multizone:Component:DetailedOpening) assumes both the pressure difference across the opening and air density are a function of height, so that three-way flow may be obtained (COMIS 1990). If these opening models would be used for horizontal openings, the pressure difference across the opening and air density remain constant, so that only one-way flow is possible using the detailed and simple opening components which are meant for vertical or near-vertical openings. In reality, there are two-way flows (air recirculation) across a large horizontal opening caused by buoyancy due to temperature and pressure difference and forced flow driven by air pressure difference only. Therefore, a horizontal opening component (AirflowNetwork:Multizone:Component:HorizontalOpening) is available to simulate airflows across large horizontal openings with the possibility of two-way flow by combining forced and buoyancy airflows together.</w:t>
      </w:r>
    </w:p>
    <w:p w:rsidR="00F82068" w:rsidRDefault="00F82068" w:rsidP="00F82068">
      <w:pPr>
        <w:pStyle w:val="BodyText"/>
      </w:pPr>
      <w:r>
        <w:lastRenderedPageBreak/>
        <w:t xml:space="preserve">The model for horizontal openings consists of forced airflow, buoyancy airflow, purge pressure and sloping plane. The model is mainly from a NIST report presented by Cooper (1989). The sloping plane </w:t>
      </w:r>
      <w:r w:rsidRPr="00905C04">
        <w:t>(Bolmqvist and Sandberg 2004)</w:t>
      </w:r>
      <w:r>
        <w:t xml:space="preserve"> portion of the model was added to allow for staircase simulations.</w:t>
      </w:r>
    </w:p>
    <w:p w:rsidR="00F82068" w:rsidRDefault="00F82068" w:rsidP="00F82068">
      <w:pPr>
        <w:pStyle w:val="BodyText"/>
      </w:pPr>
      <w:r>
        <w:t xml:space="preserve">For simplicity, a two zone building (upper and lower zones) connected by a large horizontal opening is used to describe the model, as shown in </w:t>
      </w:r>
      <w:r>
        <w:fldChar w:fldCharType="begin"/>
      </w:r>
      <w:r>
        <w:instrText xml:space="preserve"> REF _Ref241306023 \h </w:instrText>
      </w:r>
      <w:r>
        <w:fldChar w:fldCharType="separate"/>
      </w:r>
      <w:r>
        <w:t xml:space="preserve">Figure </w:t>
      </w:r>
      <w:r>
        <w:rPr>
          <w:noProof/>
        </w:rPr>
        <w:t>150</w:t>
      </w:r>
      <w:r>
        <w:fldChar w:fldCharType="end"/>
      </w:r>
      <w:r>
        <w:t>. Forced and buoyancy airflows are described separately below.</w:t>
      </w:r>
    </w:p>
    <w:p w:rsidR="00F82068" w:rsidRDefault="00F82068" w:rsidP="00F82068">
      <w:pPr>
        <w:pStyle w:val="Picture"/>
      </w:pPr>
      <w:r>
        <w:rPr>
          <w:noProof/>
          <w:lang w:eastAsia="zh-CN"/>
        </w:rPr>
        <w:drawing>
          <wp:inline distT="0" distB="0" distL="0" distR="0" wp14:anchorId="3D4317BA" wp14:editId="51F20A5E">
            <wp:extent cx="2247900" cy="2400300"/>
            <wp:effectExtent l="0" t="0" r="0" b="0"/>
            <wp:docPr id="2183" name="Picture 2183" descr="AirflowNetwor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AirflowNetwork-4"/>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247900" cy="2400300"/>
                    </a:xfrm>
                    <a:prstGeom prst="rect">
                      <a:avLst/>
                    </a:prstGeom>
                    <a:noFill/>
                    <a:ln>
                      <a:noFill/>
                    </a:ln>
                  </pic:spPr>
                </pic:pic>
              </a:graphicData>
            </a:graphic>
          </wp:inline>
        </w:drawing>
      </w:r>
    </w:p>
    <w:p w:rsidR="00F82068" w:rsidRDefault="00F82068" w:rsidP="00F82068">
      <w:pPr>
        <w:pStyle w:val="Caption"/>
      </w:pPr>
      <w:bookmarkStart w:id="449" w:name="_Ref241306023"/>
      <w:r>
        <w:t xml:space="preserve">Figure </w:t>
      </w:r>
      <w:fldSimple w:instr=" SEQ Figure \* ARABIC ">
        <w:r>
          <w:rPr>
            <w:noProof/>
          </w:rPr>
          <w:t>150</w:t>
        </w:r>
      </w:fldSimple>
      <w:bookmarkEnd w:id="449"/>
      <w:r>
        <w:t>. Air movements across a horizontal opening</w:t>
      </w:r>
    </w:p>
    <w:p w:rsidR="00F82068" w:rsidRDefault="00F82068" w:rsidP="00F82068">
      <w:pPr>
        <w:pStyle w:val="BodyText"/>
      </w:pPr>
      <w:r w:rsidRPr="00BF0243">
        <w:t>Forced airflows</w:t>
      </w:r>
    </w:p>
    <w:p w:rsidR="00F82068" w:rsidRDefault="00F82068" w:rsidP="00F82068">
      <w:pPr>
        <w:pStyle w:val="BodyText"/>
      </w:pPr>
      <w:r>
        <w:t>The air mass flow rate is determined by the pressure difference across the opening. The relationship between pressure and airflow is the same as AIRNET for a component (see AirflowNetwork:Multizone:Component:SimpleOpening description above). Since the height of the opening is constant, the forced airflow is unidirectional. A positive value for pressure difference indicates flow direction is from the lower zone to the upper zone across the opening, while a negative value represents flow in the opposite direction. The following description addresses forced air mass flow rates and partial derivatives for three possible scenarios of pressure difference:</w:t>
      </w:r>
    </w:p>
    <w:p w:rsidR="00F82068" w:rsidRDefault="00F82068" w:rsidP="00F82068">
      <w:r>
        <w:t>P</w:t>
      </w:r>
      <w:r w:rsidRPr="0051683A">
        <w:rPr>
          <w:vertAlign w:val="subscript"/>
        </w:rPr>
        <w:t>L</w:t>
      </w:r>
      <w:r>
        <w:t xml:space="preserve"> = P</w:t>
      </w:r>
      <w:r>
        <w:rPr>
          <w:vertAlign w:val="subscript"/>
        </w:rPr>
        <w:t>U</w:t>
      </w:r>
    </w:p>
    <w:p w:rsidR="00F82068" w:rsidRDefault="00F82068" w:rsidP="00F82068">
      <w:pPr>
        <w:pStyle w:val="Equation"/>
      </w:pPr>
      <w:r w:rsidRPr="00123A6A">
        <w:rPr>
          <w:position w:val="-10"/>
        </w:rPr>
        <w:object w:dxaOrig="360" w:dyaOrig="480">
          <v:shape id="_x0000_i1251" type="#_x0000_t75" style="width:18pt;height:24pt" o:ole="">
            <v:imagedata r:id="rId616" o:title=""/>
          </v:shape>
          <o:OLEObject Type="Embed" ProgID="Equation.DSMT4" ShapeID="_x0000_i1251" DrawAspect="Content" ObjectID="_1476180580" r:id="rId617"/>
        </w:object>
      </w:r>
      <w:r>
        <w:t xml:space="preserve">= </w:t>
      </w:r>
      <w:r w:rsidRPr="00123A6A">
        <w:rPr>
          <w:position w:val="-6"/>
        </w:rPr>
        <w:object w:dxaOrig="340" w:dyaOrig="440">
          <v:shape id="_x0000_i1252" type="#_x0000_t75" style="width:17.5pt;height:22pt" o:ole="">
            <v:imagedata r:id="rId618" o:title=""/>
          </v:shape>
          <o:OLEObject Type="Embed" ProgID="Equation.DSMT4" ShapeID="_x0000_i1252" DrawAspect="Content" ObjectID="_1476180581" r:id="rId619"/>
        </w:object>
      </w:r>
      <w:r>
        <w:t xml:space="preserve">= </w:t>
      </w:r>
      <w:r w:rsidRPr="009420FA">
        <w:t>0</w:t>
      </w:r>
      <w:r>
        <w:t xml:space="preserve"> </w:t>
      </w:r>
    </w:p>
    <w:p w:rsidR="00F82068" w:rsidRPr="00B0379F" w:rsidRDefault="00F82068" w:rsidP="00F82068">
      <w:pPr>
        <w:pStyle w:val="BodyText"/>
      </w:pPr>
      <w:r w:rsidRPr="00B0379F">
        <w:t>where:</w:t>
      </w:r>
    </w:p>
    <w:p w:rsidR="00F82068" w:rsidRDefault="00F82068" w:rsidP="00F82068">
      <w:pPr>
        <w:pStyle w:val="BodyText"/>
      </w:pPr>
      <w:r>
        <w:t>P</w:t>
      </w:r>
      <w:r w:rsidRPr="006C0D1A">
        <w:rPr>
          <w:vertAlign w:val="subscript"/>
        </w:rPr>
        <w:t>L</w:t>
      </w:r>
      <w:r>
        <w:tab/>
      </w:r>
      <w:r>
        <w:tab/>
      </w:r>
      <w:r w:rsidRPr="00123A6A">
        <w:t xml:space="preserve">= </w:t>
      </w:r>
      <w:r>
        <w:t>Air pressure in the lower zone [Pa]</w:t>
      </w:r>
    </w:p>
    <w:p w:rsidR="00F82068" w:rsidRDefault="00F82068" w:rsidP="00F82068">
      <w:pPr>
        <w:pStyle w:val="BodyText"/>
      </w:pPr>
      <w:r>
        <w:t>P</w:t>
      </w:r>
      <w:r>
        <w:rPr>
          <w:vertAlign w:val="subscript"/>
        </w:rPr>
        <w:t>U</w:t>
      </w:r>
      <w:r>
        <w:tab/>
      </w:r>
      <w:r>
        <w:tab/>
      </w:r>
      <w:r w:rsidRPr="00123A6A">
        <w:t xml:space="preserve">= </w:t>
      </w:r>
      <w:r>
        <w:t>Air pressure in the upper zone [Pa]</w:t>
      </w:r>
    </w:p>
    <w:p w:rsidR="00F82068" w:rsidRPr="00123A6A" w:rsidRDefault="00F82068" w:rsidP="00F82068">
      <w:pPr>
        <w:pStyle w:val="BodyText"/>
      </w:pPr>
      <w:r w:rsidRPr="00123A6A">
        <w:rPr>
          <w:position w:val="-10"/>
        </w:rPr>
        <w:object w:dxaOrig="360" w:dyaOrig="480">
          <v:shape id="_x0000_i1253" type="#_x0000_t75" style="width:18pt;height:24pt" o:ole="">
            <v:imagedata r:id="rId616" o:title=""/>
          </v:shape>
          <o:OLEObject Type="Embed" ProgID="Equation.DSMT4" ShapeID="_x0000_i1253" DrawAspect="Content" ObjectID="_1476180582" r:id="rId620"/>
        </w:object>
      </w:r>
      <w:r>
        <w:tab/>
      </w:r>
      <w:r w:rsidRPr="00123A6A">
        <w:t xml:space="preserve">= </w:t>
      </w:r>
      <w:r>
        <w:t>Air m</w:t>
      </w:r>
      <w:r w:rsidRPr="00123A6A">
        <w:t xml:space="preserve">ass flow rate from </w:t>
      </w:r>
      <w:r>
        <w:t xml:space="preserve">the </w:t>
      </w:r>
      <w:r w:rsidRPr="00123A6A">
        <w:t>lower zone to the upper zone</w:t>
      </w:r>
      <w:r>
        <w:t xml:space="preserve"> driven by forced airflow pressure difference [kg/s]</w:t>
      </w:r>
    </w:p>
    <w:p w:rsidR="00F82068" w:rsidRPr="00123A6A" w:rsidRDefault="00F82068" w:rsidP="00F82068">
      <w:pPr>
        <w:pStyle w:val="BodyText"/>
      </w:pPr>
      <w:r w:rsidRPr="00123A6A">
        <w:rPr>
          <w:position w:val="-6"/>
        </w:rPr>
        <w:object w:dxaOrig="340" w:dyaOrig="440">
          <v:shape id="_x0000_i1254" type="#_x0000_t75" style="width:17.5pt;height:22pt" o:ole="">
            <v:imagedata r:id="rId618" o:title=""/>
          </v:shape>
          <o:OLEObject Type="Embed" ProgID="Equation.DSMT4" ShapeID="_x0000_i1254" DrawAspect="Content" ObjectID="_1476180583" r:id="rId621"/>
        </w:object>
      </w:r>
      <w:r>
        <w:tab/>
      </w:r>
      <w:r w:rsidRPr="00123A6A">
        <w:t xml:space="preserve">= </w:t>
      </w:r>
      <w:r>
        <w:t>Air m</w:t>
      </w:r>
      <w:r w:rsidRPr="00123A6A">
        <w:t xml:space="preserve">ass flow rate from </w:t>
      </w:r>
      <w:r>
        <w:t>the upper zone to the lower</w:t>
      </w:r>
      <w:r w:rsidRPr="00123A6A">
        <w:t xml:space="preserve"> zone</w:t>
      </w:r>
      <w:r>
        <w:t xml:space="preserve"> driven by forced airflow pressure difference [kg/s]</w:t>
      </w:r>
    </w:p>
    <w:p w:rsidR="00F82068" w:rsidRDefault="00F82068">
      <w:pPr>
        <w:pStyle w:val="BodyText"/>
        <w:numPr>
          <w:ilvl w:val="1"/>
          <w:numId w:val="11"/>
        </w:numPr>
        <w:tabs>
          <w:tab w:val="num" w:pos="1800"/>
        </w:tabs>
        <w:ind w:left="1800" w:hanging="720"/>
        <w:pPrChange w:id="450" w:author="Lixing Gu" w:date="2014-10-09T10:33:00Z">
          <w:pPr>
            <w:pStyle w:val="BodyText"/>
            <w:numPr>
              <w:ilvl w:val="1"/>
              <w:numId w:val="22"/>
            </w:numPr>
            <w:tabs>
              <w:tab w:val="num" w:pos="360"/>
              <w:tab w:val="num" w:pos="1440"/>
              <w:tab w:val="num" w:pos="1800"/>
            </w:tabs>
            <w:ind w:left="1800" w:hanging="720"/>
          </w:pPr>
        </w:pPrChange>
      </w:pPr>
      <w:r>
        <w:t>P</w:t>
      </w:r>
      <w:r w:rsidRPr="0051683A">
        <w:rPr>
          <w:vertAlign w:val="subscript"/>
        </w:rPr>
        <w:t>L</w:t>
      </w:r>
      <w:r>
        <w:t xml:space="preserve"> &gt; P</w:t>
      </w:r>
      <w:r>
        <w:rPr>
          <w:vertAlign w:val="subscript"/>
        </w:rPr>
        <w:t>U</w:t>
      </w:r>
    </w:p>
    <w:p w:rsidR="00F82068" w:rsidRDefault="00F82068" w:rsidP="00F82068">
      <w:pPr>
        <w:pStyle w:val="Equation"/>
      </w:pPr>
      <w:r w:rsidRPr="00123A6A">
        <w:rPr>
          <w:position w:val="-10"/>
        </w:rPr>
        <w:object w:dxaOrig="360" w:dyaOrig="480">
          <v:shape id="_x0000_i1255" type="#_x0000_t75" style="width:18pt;height:24pt" o:ole="">
            <v:imagedata r:id="rId616" o:title=""/>
          </v:shape>
          <o:OLEObject Type="Embed" ProgID="Equation.DSMT4" ShapeID="_x0000_i1255" DrawAspect="Content" ObjectID="_1476180584" r:id="rId622"/>
        </w:object>
      </w:r>
      <w:r>
        <w:t>= 0</w:t>
      </w:r>
    </w:p>
    <w:p w:rsidR="00F82068" w:rsidRDefault="00F82068" w:rsidP="00F82068">
      <w:pPr>
        <w:pStyle w:val="Equation"/>
      </w:pPr>
      <w:r w:rsidRPr="00BF6E87">
        <w:rPr>
          <w:position w:val="-32"/>
        </w:rPr>
        <w:object w:dxaOrig="2200" w:dyaOrig="800">
          <v:shape id="_x0000_i1256" type="#_x0000_t75" style="width:110pt;height:40pt" o:ole="">
            <v:imagedata r:id="rId623" o:title=""/>
          </v:shape>
          <o:OLEObject Type="Embed" ProgID="Equation.DSMT4" ShapeID="_x0000_i1256" DrawAspect="Content" ObjectID="_1476180585" r:id="rId624"/>
        </w:object>
      </w:r>
    </w:p>
    <w:p w:rsidR="00F82068" w:rsidRDefault="00F82068" w:rsidP="00F82068">
      <w:pPr>
        <w:pStyle w:val="Equation"/>
      </w:pPr>
      <w:r w:rsidRPr="00BF6E87">
        <w:rPr>
          <w:position w:val="-32"/>
        </w:rPr>
        <w:object w:dxaOrig="2720" w:dyaOrig="840">
          <v:shape id="_x0000_i1257" type="#_x0000_t75" style="width:135.5pt;height:42pt" o:ole="">
            <v:imagedata r:id="rId625" o:title=""/>
          </v:shape>
          <o:OLEObject Type="Embed" ProgID="Equation.DSMT4" ShapeID="_x0000_i1257" DrawAspect="Content" ObjectID="_1476180586" r:id="rId626"/>
        </w:object>
      </w:r>
    </w:p>
    <w:p w:rsidR="00F82068" w:rsidRPr="00B0379F" w:rsidRDefault="00F82068" w:rsidP="00F82068">
      <w:pPr>
        <w:pStyle w:val="BodyText"/>
      </w:pPr>
      <w:r w:rsidRPr="00B0379F">
        <w:t>where:</w:t>
      </w:r>
    </w:p>
    <w:p w:rsidR="00F82068" w:rsidRDefault="00F82068" w:rsidP="00F82068">
      <w:pPr>
        <w:pStyle w:val="BodyText"/>
      </w:pPr>
      <w:r w:rsidRPr="006C0D1A">
        <w:t>ρ</w:t>
      </w:r>
      <w:r w:rsidRPr="006C0D1A">
        <w:rPr>
          <w:vertAlign w:val="subscript"/>
        </w:rPr>
        <w:t>L</w:t>
      </w:r>
      <w:r>
        <w:tab/>
      </w:r>
      <w:r w:rsidRPr="00123A6A">
        <w:t xml:space="preserve">= </w:t>
      </w:r>
      <w:r>
        <w:t>Air density in the lower zone [kg/m</w:t>
      </w:r>
      <w:r w:rsidRPr="00D066FA">
        <w:rPr>
          <w:vertAlign w:val="superscript"/>
        </w:rPr>
        <w:t>3</w:t>
      </w:r>
      <w:r>
        <w:t>]</w:t>
      </w:r>
    </w:p>
    <w:p w:rsidR="00F82068" w:rsidRDefault="00F82068" w:rsidP="00F82068">
      <w:pPr>
        <w:pStyle w:val="BodyText"/>
      </w:pPr>
      <w:r>
        <w:t>A</w:t>
      </w:r>
      <w:r>
        <w:tab/>
        <w:t>= Opening area [m</w:t>
      </w:r>
      <w:r>
        <w:rPr>
          <w:vertAlign w:val="superscript"/>
        </w:rPr>
        <w:t>2</w:t>
      </w:r>
      <w:r>
        <w:t>]</w:t>
      </w:r>
    </w:p>
    <w:p w:rsidR="00F82068" w:rsidRDefault="00F82068" w:rsidP="00F82068">
      <w:pPr>
        <w:pStyle w:val="BodyText"/>
      </w:pPr>
      <w:r>
        <w:t>C</w:t>
      </w:r>
      <w:r w:rsidRPr="006C0D1A">
        <w:rPr>
          <w:vertAlign w:val="subscript"/>
        </w:rPr>
        <w:t>d</w:t>
      </w:r>
      <w:r>
        <w:rPr>
          <w:vertAlign w:val="subscript"/>
        </w:rPr>
        <w:tab/>
      </w:r>
      <w:r w:rsidRPr="006C0D1A">
        <w:t>=</w:t>
      </w:r>
      <w:r>
        <w:t xml:space="preserve"> Discharge coefficient [Dimensionless]</w:t>
      </w:r>
    </w:p>
    <w:p w:rsidR="00F82068" w:rsidRDefault="00F82068" w:rsidP="00F82068">
      <w:pPr>
        <w:pStyle w:val="BodyText"/>
      </w:pPr>
      <w:r>
        <w:rPr>
          <w:rFonts w:cs="Arial"/>
        </w:rPr>
        <w:t>ρ</w:t>
      </w:r>
      <w:r>
        <w:rPr>
          <w:vertAlign w:val="subscript"/>
        </w:rPr>
        <w:t>ave</w:t>
      </w:r>
      <w:r>
        <w:t xml:space="preserve"> </w:t>
      </w:r>
      <w:r w:rsidRPr="00123A6A">
        <w:t xml:space="preserve">= </w:t>
      </w:r>
      <w:r>
        <w:t>Average air density between the lower and upper zones [Pa]</w:t>
      </w:r>
    </w:p>
    <w:p w:rsidR="00F82068" w:rsidRPr="00B0379F" w:rsidRDefault="00F82068" w:rsidP="00F82068">
      <w:pPr>
        <w:pStyle w:val="BodyText"/>
        <w:rPr>
          <w:lang w:val="fr-FR"/>
        </w:rPr>
      </w:pPr>
      <w:r>
        <w:t>Δ</w:t>
      </w:r>
      <w:r w:rsidRPr="00B0379F">
        <w:rPr>
          <w:lang w:val="fr-FR"/>
        </w:rPr>
        <w:t>P</w:t>
      </w:r>
      <w:r w:rsidRPr="00B0379F">
        <w:rPr>
          <w:lang w:val="fr-FR"/>
        </w:rPr>
        <w:tab/>
        <w:t>= Pressure differen</w:t>
      </w:r>
      <w:smartTag w:uri="urn:schemas-microsoft-com:office:smarttags" w:element="Street">
        <w:smartTag w:uri="urn:schemas-microsoft-com:office:smarttags" w:element="address">
          <w:r>
            <w:rPr>
              <w:lang w:val="fr-FR"/>
            </w:rPr>
            <w:t>ce</w:t>
          </w:r>
          <w:r w:rsidRPr="00B0379F">
            <w:rPr>
              <w:lang w:val="fr-FR"/>
            </w:rPr>
            <w:t xml:space="preserve"> P</w:t>
          </w:r>
          <w:r w:rsidRPr="00B0379F">
            <w:rPr>
              <w:vertAlign w:val="subscript"/>
              <w:lang w:val="fr-FR"/>
            </w:rPr>
            <w:t>L</w:t>
          </w:r>
        </w:smartTag>
      </w:smartTag>
      <w:r w:rsidRPr="00B0379F">
        <w:rPr>
          <w:lang w:val="fr-FR"/>
        </w:rPr>
        <w:t xml:space="preserve"> -</w:t>
      </w:r>
      <w:r w:rsidRPr="00B0379F">
        <w:rPr>
          <w:vertAlign w:val="subscript"/>
          <w:lang w:val="fr-FR"/>
        </w:rPr>
        <w:t xml:space="preserve"> </w:t>
      </w:r>
      <w:r w:rsidRPr="00B0379F">
        <w:rPr>
          <w:lang w:val="fr-FR"/>
        </w:rPr>
        <w:t>P</w:t>
      </w:r>
      <w:r w:rsidRPr="00B0379F">
        <w:rPr>
          <w:vertAlign w:val="subscript"/>
          <w:lang w:val="fr-FR"/>
        </w:rPr>
        <w:t>U</w:t>
      </w:r>
      <w:r w:rsidRPr="00B0379F">
        <w:rPr>
          <w:lang w:val="fr-FR"/>
        </w:rPr>
        <w:t xml:space="preserve"> [Pa]</w:t>
      </w:r>
    </w:p>
    <w:p w:rsidR="00F82068" w:rsidRDefault="00F82068">
      <w:pPr>
        <w:pStyle w:val="BodyText"/>
        <w:numPr>
          <w:ilvl w:val="1"/>
          <w:numId w:val="11"/>
        </w:numPr>
        <w:tabs>
          <w:tab w:val="num" w:pos="1800"/>
        </w:tabs>
        <w:ind w:left="1800" w:hanging="720"/>
        <w:pPrChange w:id="451" w:author="Lixing Gu" w:date="2014-10-09T10:33:00Z">
          <w:pPr>
            <w:pStyle w:val="BodyText"/>
            <w:numPr>
              <w:ilvl w:val="1"/>
              <w:numId w:val="22"/>
            </w:numPr>
            <w:tabs>
              <w:tab w:val="num" w:pos="360"/>
              <w:tab w:val="num" w:pos="1440"/>
              <w:tab w:val="num" w:pos="1800"/>
            </w:tabs>
            <w:ind w:left="1800" w:hanging="720"/>
          </w:pPr>
        </w:pPrChange>
      </w:pPr>
      <w:r>
        <w:t>P</w:t>
      </w:r>
      <w:r w:rsidRPr="0051683A">
        <w:rPr>
          <w:vertAlign w:val="subscript"/>
        </w:rPr>
        <w:t>L</w:t>
      </w:r>
      <w:r>
        <w:t xml:space="preserve"> &lt; P</w:t>
      </w:r>
      <w:r>
        <w:rPr>
          <w:vertAlign w:val="subscript"/>
        </w:rPr>
        <w:t>U</w:t>
      </w:r>
    </w:p>
    <w:p w:rsidR="00F82068" w:rsidRDefault="00F82068" w:rsidP="00F82068">
      <w:pPr>
        <w:pStyle w:val="Equation"/>
      </w:pPr>
      <w:r w:rsidRPr="00123A6A">
        <w:rPr>
          <w:position w:val="-10"/>
        </w:rPr>
        <w:object w:dxaOrig="340" w:dyaOrig="480">
          <v:shape id="_x0000_i1258" type="#_x0000_t75" style="width:17.5pt;height:24pt" o:ole="">
            <v:imagedata r:id="rId627" o:title=""/>
          </v:shape>
          <o:OLEObject Type="Embed" ProgID="Equation.DSMT4" ShapeID="_x0000_i1258" DrawAspect="Content" ObjectID="_1476180587" r:id="rId628"/>
        </w:object>
      </w:r>
      <w:r>
        <w:t>= 0</w:t>
      </w:r>
    </w:p>
    <w:p w:rsidR="00F82068" w:rsidRDefault="00F82068" w:rsidP="00F82068">
      <w:pPr>
        <w:pStyle w:val="Equation"/>
      </w:pPr>
      <w:r w:rsidRPr="00BF6E87">
        <w:rPr>
          <w:position w:val="-32"/>
        </w:rPr>
        <w:object w:dxaOrig="2480" w:dyaOrig="820">
          <v:shape id="_x0000_i1259" type="#_x0000_t75" style="width:124pt;height:41pt" o:ole="">
            <v:imagedata r:id="rId629" o:title=""/>
          </v:shape>
          <o:OLEObject Type="Embed" ProgID="Equation.DSMT4" ShapeID="_x0000_i1259" DrawAspect="Content" ObjectID="_1476180588" r:id="rId630"/>
        </w:object>
      </w:r>
    </w:p>
    <w:p w:rsidR="00F82068" w:rsidRDefault="00F82068" w:rsidP="00F82068">
      <w:pPr>
        <w:pStyle w:val="Equation"/>
      </w:pPr>
      <w:r w:rsidRPr="00C574D2">
        <w:rPr>
          <w:position w:val="-34"/>
        </w:rPr>
        <w:object w:dxaOrig="2940" w:dyaOrig="859">
          <v:shape id="_x0000_i1260" type="#_x0000_t75" style="width:147pt;height:42.5pt" o:ole="">
            <v:imagedata r:id="rId631" o:title=""/>
          </v:shape>
          <o:OLEObject Type="Embed" ProgID="Equation.DSMT4" ShapeID="_x0000_i1260" DrawAspect="Content" ObjectID="_1476180589" r:id="rId632"/>
        </w:object>
      </w:r>
      <w:r>
        <w:t xml:space="preserve"> </w:t>
      </w:r>
    </w:p>
    <w:p w:rsidR="00F82068" w:rsidRPr="00123A6A" w:rsidRDefault="00F82068" w:rsidP="00F82068">
      <w:pPr>
        <w:pStyle w:val="BodyText"/>
        <w:rPr>
          <w:b/>
        </w:rPr>
      </w:pPr>
      <w:r w:rsidRPr="00B0379F">
        <w:t>where</w:t>
      </w:r>
      <w:r>
        <w:rPr>
          <w:b/>
        </w:rPr>
        <w:t>:</w:t>
      </w:r>
    </w:p>
    <w:p w:rsidR="00F82068" w:rsidRDefault="00F82068" w:rsidP="00F82068">
      <w:pPr>
        <w:pStyle w:val="BodyText"/>
      </w:pPr>
      <w:r w:rsidRPr="006C0D1A">
        <w:t>ρ</w:t>
      </w:r>
      <w:r>
        <w:rPr>
          <w:vertAlign w:val="subscript"/>
        </w:rPr>
        <w:t>U</w:t>
      </w:r>
      <w:r>
        <w:tab/>
      </w:r>
      <w:r w:rsidRPr="00123A6A">
        <w:t xml:space="preserve">= </w:t>
      </w:r>
      <w:r>
        <w:t>Air density in the upper zone [kg/m</w:t>
      </w:r>
      <w:r w:rsidRPr="00D066FA">
        <w:rPr>
          <w:vertAlign w:val="superscript"/>
        </w:rPr>
        <w:t>3</w:t>
      </w:r>
      <w:r>
        <w:t>]</w:t>
      </w:r>
    </w:p>
    <w:p w:rsidR="00F82068" w:rsidRDefault="00F82068" w:rsidP="00F82068">
      <w:pPr>
        <w:pStyle w:val="BodyText"/>
      </w:pPr>
      <w:r>
        <w:t>A</w:t>
      </w:r>
      <w:r>
        <w:tab/>
        <w:t>= Opening area [m</w:t>
      </w:r>
      <w:r>
        <w:rPr>
          <w:vertAlign w:val="superscript"/>
        </w:rPr>
        <w:t>2</w:t>
      </w:r>
      <w:r>
        <w:t>]</w:t>
      </w:r>
    </w:p>
    <w:p w:rsidR="00F82068" w:rsidRDefault="00F82068" w:rsidP="00F82068">
      <w:pPr>
        <w:pStyle w:val="BodyText"/>
      </w:pPr>
      <w:r>
        <w:t>C</w:t>
      </w:r>
      <w:r w:rsidRPr="006C0D1A">
        <w:rPr>
          <w:vertAlign w:val="subscript"/>
        </w:rPr>
        <w:t>d</w:t>
      </w:r>
      <w:r>
        <w:rPr>
          <w:vertAlign w:val="subscript"/>
        </w:rPr>
        <w:tab/>
      </w:r>
      <w:r w:rsidRPr="006C0D1A">
        <w:t>=</w:t>
      </w:r>
      <w:r>
        <w:t xml:space="preserve"> Discharge coefficient [Dimensionless]</w:t>
      </w:r>
    </w:p>
    <w:p w:rsidR="00F82068" w:rsidRDefault="00F82068" w:rsidP="00F82068">
      <w:pPr>
        <w:pStyle w:val="BodyText"/>
      </w:pPr>
      <w:r>
        <w:rPr>
          <w:rFonts w:cs="Arial"/>
        </w:rPr>
        <w:t>ρ</w:t>
      </w:r>
      <w:r>
        <w:rPr>
          <w:vertAlign w:val="subscript"/>
        </w:rPr>
        <w:t>ave</w:t>
      </w:r>
      <w:r>
        <w:t xml:space="preserve"> </w:t>
      </w:r>
      <w:r w:rsidRPr="00123A6A">
        <w:t xml:space="preserve">= </w:t>
      </w:r>
      <w:r>
        <w:t>Average air density between the lower and upper zones [Pa]</w:t>
      </w:r>
    </w:p>
    <w:p w:rsidR="00F82068" w:rsidRPr="00B0379F" w:rsidRDefault="00F82068" w:rsidP="00F82068">
      <w:pPr>
        <w:pStyle w:val="BodyText"/>
        <w:rPr>
          <w:lang w:val="fr-FR"/>
        </w:rPr>
      </w:pPr>
      <w:r>
        <w:t>Δ</w:t>
      </w:r>
      <w:r>
        <w:rPr>
          <w:lang w:val="fr-FR"/>
        </w:rPr>
        <w:t>P</w:t>
      </w:r>
      <w:r>
        <w:rPr>
          <w:lang w:val="fr-FR"/>
        </w:rPr>
        <w:tab/>
        <w:t>= Pressure</w:t>
      </w:r>
      <w:r w:rsidRPr="00B0379F">
        <w:rPr>
          <w:lang w:val="fr-FR"/>
        </w:rPr>
        <w:t xml:space="preserve"> difference</w:t>
      </w:r>
      <w:r w:rsidRPr="00837421">
        <w:rPr>
          <w:lang w:val="fr-FR"/>
        </w:rPr>
        <w:t xml:space="preserve"> P</w:t>
      </w:r>
      <w:r w:rsidRPr="00837421">
        <w:rPr>
          <w:vertAlign w:val="subscript"/>
          <w:lang w:val="fr-FR"/>
        </w:rPr>
        <w:t>L</w:t>
      </w:r>
      <w:r w:rsidRPr="00837421">
        <w:rPr>
          <w:lang w:val="fr-FR"/>
        </w:rPr>
        <w:t xml:space="preserve"> -</w:t>
      </w:r>
      <w:r w:rsidRPr="00837421">
        <w:rPr>
          <w:vertAlign w:val="subscript"/>
          <w:lang w:val="fr-FR"/>
        </w:rPr>
        <w:t xml:space="preserve"> </w:t>
      </w:r>
      <w:r w:rsidRPr="00837421">
        <w:rPr>
          <w:lang w:val="fr-FR"/>
        </w:rPr>
        <w:t>P</w:t>
      </w:r>
      <w:r w:rsidRPr="00837421">
        <w:rPr>
          <w:vertAlign w:val="subscript"/>
          <w:lang w:val="fr-FR"/>
        </w:rPr>
        <w:t>U</w:t>
      </w:r>
      <w:r w:rsidRPr="00B0379F">
        <w:rPr>
          <w:lang w:val="fr-FR"/>
        </w:rPr>
        <w:t xml:space="preserve"> [Pa</w:t>
      </w:r>
      <w:r>
        <w:rPr>
          <w:lang w:val="fr-FR"/>
        </w:rPr>
        <w:t>]</w:t>
      </w:r>
    </w:p>
    <w:p w:rsidR="00F82068" w:rsidRPr="00D61947" w:rsidRDefault="00F82068" w:rsidP="00F82068">
      <w:pPr>
        <w:pStyle w:val="Heading5"/>
        <w:rPr>
          <w:u w:val="single"/>
        </w:rPr>
      </w:pPr>
      <w:r w:rsidRPr="00D61947">
        <w:rPr>
          <w:u w:val="single"/>
        </w:rPr>
        <w:t>Buoyancy airflows</w:t>
      </w:r>
    </w:p>
    <w:p w:rsidR="00F82068" w:rsidRDefault="00F82068" w:rsidP="00F82068">
      <w:pPr>
        <w:pStyle w:val="BodyText"/>
      </w:pPr>
      <w:r>
        <w:t>B</w:t>
      </w:r>
      <w:r w:rsidRPr="00352A68">
        <w:t>uoyancy flow only occurs when the air den</w:t>
      </w:r>
      <w:r>
        <w:t>sity in the upper zone is greater</w:t>
      </w:r>
      <w:r w:rsidRPr="00352A68">
        <w:t xml:space="preserve"> than the air density in the lower zone.</w:t>
      </w:r>
      <w:r>
        <w:t xml:space="preserve"> The flow is bi-directional and the amount of upper flow is equal to the lower flow across the opening. The following discussion assumes the air density in the upper zone is greater than the air density in the lower zone. Otherwise, the buoyancy flow rate is equal to zero. It is also assumed that the maximum buoyancy flow occurs when the pressure difference across the opening due to forced airflows is zero. The maximum buoyancy flow may be expressed as a part of Cooper’s model:</w:t>
      </w:r>
    </w:p>
    <w:p w:rsidR="00F82068" w:rsidRDefault="00F82068" w:rsidP="00F82068">
      <w:pPr>
        <w:pStyle w:val="Equation"/>
      </w:pPr>
      <w:r w:rsidRPr="006469D3">
        <w:rPr>
          <w:position w:val="-36"/>
        </w:rPr>
        <w:object w:dxaOrig="3480" w:dyaOrig="880">
          <v:shape id="_x0000_i1261" type="#_x0000_t75" style="width:174pt;height:44.5pt" o:ole="">
            <v:imagedata r:id="rId633" o:title=""/>
          </v:shape>
          <o:OLEObject Type="Embed" ProgID="Equation.DSMT4" ShapeID="_x0000_i1261" DrawAspect="Content" ObjectID="_1476180590" r:id="rId634"/>
        </w:object>
      </w:r>
      <w:r>
        <w:t xml:space="preserve"> </w:t>
      </w:r>
    </w:p>
    <w:p w:rsidR="00F82068" w:rsidRPr="00B0379F" w:rsidRDefault="00F82068" w:rsidP="00F82068">
      <w:pPr>
        <w:pStyle w:val="BodyText"/>
      </w:pPr>
      <w:r w:rsidRPr="00B0379F">
        <w:t>where:</w:t>
      </w:r>
    </w:p>
    <w:p w:rsidR="00F82068" w:rsidRDefault="00F82068" w:rsidP="00F82068">
      <w:pPr>
        <w:pStyle w:val="BodyText"/>
      </w:pPr>
      <w:r w:rsidRPr="00827F94">
        <w:rPr>
          <w:position w:val="-12"/>
        </w:rPr>
        <w:object w:dxaOrig="639" w:dyaOrig="499">
          <v:shape id="_x0000_i1262" type="#_x0000_t75" style="width:32pt;height:25pt" o:ole="">
            <v:imagedata r:id="rId635" o:title=""/>
          </v:shape>
          <o:OLEObject Type="Embed" ProgID="Equation.DSMT4" ShapeID="_x0000_i1262" DrawAspect="Content" ObjectID="_1476180591" r:id="rId636"/>
        </w:object>
      </w:r>
      <w:r>
        <w:t xml:space="preserve"> </w:t>
      </w:r>
      <w:r w:rsidRPr="00123A6A">
        <w:t xml:space="preserve">= </w:t>
      </w:r>
      <w:r>
        <w:t>Buoyancy m</w:t>
      </w:r>
      <w:r w:rsidRPr="00123A6A">
        <w:t xml:space="preserve">ass flow rate </w:t>
      </w:r>
      <w:r>
        <w:t>at zero forced airflow pressure difference [kg/s]</w:t>
      </w:r>
    </w:p>
    <w:p w:rsidR="00F82068" w:rsidRDefault="00F82068" w:rsidP="00F82068">
      <w:pPr>
        <w:pStyle w:val="BodyText"/>
      </w:pPr>
      <w:r>
        <w:t>g</w:t>
      </w:r>
      <w:r>
        <w:tab/>
        <w:t>= Gravity acceleration [m/s</w:t>
      </w:r>
      <w:r>
        <w:rPr>
          <w:vertAlign w:val="superscript"/>
        </w:rPr>
        <w:t>2</w:t>
      </w:r>
      <w:r>
        <w:t>]</w:t>
      </w:r>
    </w:p>
    <w:p w:rsidR="00F82068" w:rsidRDefault="00F82068" w:rsidP="00F82068">
      <w:pPr>
        <w:pStyle w:val="BodyText"/>
      </w:pPr>
      <w:r>
        <w:t>D</w:t>
      </w:r>
      <w:r>
        <w:rPr>
          <w:vertAlign w:val="subscript"/>
        </w:rPr>
        <w:t>H</w:t>
      </w:r>
      <w:r>
        <w:rPr>
          <w:vertAlign w:val="subscript"/>
        </w:rPr>
        <w:tab/>
      </w:r>
      <w:r w:rsidRPr="006C0D1A">
        <w:t>=</w:t>
      </w:r>
      <w:r>
        <w:t xml:space="preserve"> Hydraulic diameter [m]</w:t>
      </w:r>
    </w:p>
    <w:p w:rsidR="00F82068" w:rsidRDefault="00F82068" w:rsidP="00F82068">
      <w:pPr>
        <w:pStyle w:val="BodyText"/>
      </w:pPr>
      <w:r w:rsidRPr="006C0D1A">
        <w:t>ρ</w:t>
      </w:r>
      <w:r>
        <w:rPr>
          <w:vertAlign w:val="subscript"/>
        </w:rPr>
        <w:t>ave</w:t>
      </w:r>
      <w:r>
        <w:t xml:space="preserve"> </w:t>
      </w:r>
      <w:r w:rsidRPr="00123A6A">
        <w:t xml:space="preserve">= </w:t>
      </w:r>
      <w:r>
        <w:t>Average air density between the lower and upper zones [kg/m</w:t>
      </w:r>
      <w:r w:rsidRPr="00D066FA">
        <w:rPr>
          <w:vertAlign w:val="superscript"/>
        </w:rPr>
        <w:t>3</w:t>
      </w:r>
      <w:r>
        <w:t>]</w:t>
      </w:r>
    </w:p>
    <w:p w:rsidR="00F82068" w:rsidRPr="00491C42" w:rsidRDefault="00F82068" w:rsidP="00F82068">
      <w:pPr>
        <w:pStyle w:val="BodyText"/>
      </w:pPr>
      <w:r>
        <w:t>Δ</w:t>
      </w:r>
      <w:r w:rsidRPr="006C0D1A">
        <w:t>ρ</w:t>
      </w:r>
      <w:r>
        <w:tab/>
        <w:t>= Density difference between the lower and upper zones [kg/m</w:t>
      </w:r>
      <w:r w:rsidRPr="00D066FA">
        <w:rPr>
          <w:vertAlign w:val="superscript"/>
        </w:rPr>
        <w:t>3</w:t>
      </w:r>
      <w:r>
        <w:t>]</w:t>
      </w:r>
    </w:p>
    <w:p w:rsidR="00F82068" w:rsidRPr="00D61947" w:rsidRDefault="00F82068" w:rsidP="00F82068">
      <w:pPr>
        <w:pStyle w:val="Heading5"/>
        <w:rPr>
          <w:u w:val="single"/>
        </w:rPr>
      </w:pPr>
      <w:r w:rsidRPr="00D61947">
        <w:rPr>
          <w:u w:val="single"/>
        </w:rPr>
        <w:t>Combined airflows</w:t>
      </w:r>
    </w:p>
    <w:p w:rsidR="00F82068" w:rsidRDefault="00F82068" w:rsidP="00F82068">
      <w:pPr>
        <w:pStyle w:val="BodyText"/>
      </w:pPr>
      <w:r>
        <w:t>When forced and buoyancy flows co-exist, it is possible to have either unidirectional or bi-directional flows. For example, w</w:t>
      </w:r>
      <w:r w:rsidRPr="008B73A2">
        <w:t xml:space="preserve">hen the upward force due to pressure difference is </w:t>
      </w:r>
      <w:r>
        <w:t>greater than</w:t>
      </w:r>
      <w:r w:rsidRPr="008B73A2">
        <w:t xml:space="preserve"> the buoyancy force</w:t>
      </w:r>
      <w:r>
        <w:t xml:space="preserve"> (downward)</w:t>
      </w:r>
      <w:r w:rsidRPr="008B73A2">
        <w:t xml:space="preserve">, unidirectional flow occurs. </w:t>
      </w:r>
      <w:r>
        <w:t>B</w:t>
      </w:r>
      <w:r w:rsidRPr="008B73A2">
        <w:t xml:space="preserve">i-directional flow only occurs when the upward imposed force is less than the buoyancy force. The critical pressure between unidirectional and bi-directional flows is called </w:t>
      </w:r>
      <w:r>
        <w:t xml:space="preserve">the </w:t>
      </w:r>
      <w:r w:rsidRPr="008B73A2">
        <w:t>purg</w:t>
      </w:r>
      <w:r>
        <w:t>e</w:t>
      </w:r>
      <w:r w:rsidRPr="008B73A2">
        <w:t xml:space="preserve"> pressure (Tan and Jaluria 1992). The purge pressure is</w:t>
      </w:r>
      <w:r>
        <w:t xml:space="preserve"> a</w:t>
      </w:r>
      <w:r w:rsidRPr="008B73A2">
        <w:t xml:space="preserve"> function of opening geometry and the buoyancy force (ΔP/(gΔρD</w:t>
      </w:r>
      <w:r w:rsidRPr="008B73A2">
        <w:rPr>
          <w:vertAlign w:val="subscript"/>
        </w:rPr>
        <w:t>H</w:t>
      </w:r>
      <w:r>
        <w:t>)) and may</w:t>
      </w:r>
      <w:r w:rsidRPr="008B73A2">
        <w:t xml:space="preserve"> be </w:t>
      </w:r>
      <w:r>
        <w:t>expressed as (Cooper 1998):</w:t>
      </w:r>
    </w:p>
    <w:p w:rsidR="00F82068" w:rsidRPr="003B110A" w:rsidRDefault="00F82068" w:rsidP="00F82068">
      <w:pPr>
        <w:pStyle w:val="Equation"/>
      </w:pPr>
      <w:r w:rsidRPr="00104461">
        <w:rPr>
          <w:position w:val="-32"/>
        </w:rPr>
        <w:object w:dxaOrig="2400" w:dyaOrig="760">
          <v:shape id="_x0000_i1263" type="#_x0000_t75" style="width:120pt;height:38.5pt" o:ole="">
            <v:imagedata r:id="rId637" o:title=""/>
          </v:shape>
          <o:OLEObject Type="Embed" ProgID="Equation.DSMT4" ShapeID="_x0000_i1263" DrawAspect="Content" ObjectID="_1476180592" r:id="rId638"/>
        </w:object>
      </w:r>
      <w:r w:rsidRPr="003B110A">
        <w:t xml:space="preserve"> </w:t>
      </w:r>
    </w:p>
    <w:p w:rsidR="00F82068" w:rsidRPr="00020056" w:rsidRDefault="00F82068" w:rsidP="00F82068">
      <w:pPr>
        <w:pStyle w:val="BodyText"/>
      </w:pPr>
      <w:r w:rsidRPr="00020056">
        <w:t>where:</w:t>
      </w:r>
    </w:p>
    <w:p w:rsidR="00F82068" w:rsidRDefault="00F82068" w:rsidP="00F82068">
      <w:pPr>
        <w:pStyle w:val="BodyText"/>
      </w:pPr>
      <w:r>
        <w:t>ΔP</w:t>
      </w:r>
      <w:r w:rsidRPr="004D7046">
        <w:rPr>
          <w:vertAlign w:val="subscript"/>
        </w:rPr>
        <w:t>Flood</w:t>
      </w:r>
      <w:r>
        <w:t xml:space="preserve"> </w:t>
      </w:r>
      <w:r w:rsidRPr="00123A6A">
        <w:t xml:space="preserve">= </w:t>
      </w:r>
      <w:r>
        <w:t>Purging pressure [Pa]</w:t>
      </w:r>
    </w:p>
    <w:p w:rsidR="00F82068" w:rsidRDefault="00F82068" w:rsidP="00F82068">
      <w:pPr>
        <w:pStyle w:val="BodyText"/>
      </w:pPr>
      <w:r>
        <w:t>g</w:t>
      </w:r>
      <w:r>
        <w:tab/>
        <w:t>= Gravity acceleration [m/s</w:t>
      </w:r>
      <w:r>
        <w:rPr>
          <w:vertAlign w:val="superscript"/>
        </w:rPr>
        <w:t>2</w:t>
      </w:r>
      <w:r>
        <w:t>]</w:t>
      </w:r>
    </w:p>
    <w:p w:rsidR="00F82068" w:rsidRDefault="00F82068" w:rsidP="00F82068">
      <w:pPr>
        <w:pStyle w:val="BodyText"/>
      </w:pPr>
      <w:r>
        <w:t>D</w:t>
      </w:r>
      <w:r>
        <w:rPr>
          <w:vertAlign w:val="subscript"/>
        </w:rPr>
        <w:t>H</w:t>
      </w:r>
      <w:r>
        <w:rPr>
          <w:vertAlign w:val="subscript"/>
        </w:rPr>
        <w:tab/>
      </w:r>
      <w:r w:rsidRPr="006C0D1A">
        <w:t>=</w:t>
      </w:r>
      <w:r>
        <w:t xml:space="preserve"> Hydraulic diameter [m]</w:t>
      </w:r>
    </w:p>
    <w:p w:rsidR="00F82068" w:rsidRDefault="00F82068" w:rsidP="00F82068">
      <w:pPr>
        <w:pStyle w:val="BodyText"/>
      </w:pPr>
      <w:r>
        <w:t>A</w:t>
      </w:r>
      <w:r>
        <w:tab/>
      </w:r>
      <w:r w:rsidRPr="00123A6A">
        <w:t xml:space="preserve">= </w:t>
      </w:r>
      <w:r>
        <w:t>Opening area [m</w:t>
      </w:r>
      <w:r>
        <w:rPr>
          <w:vertAlign w:val="superscript"/>
        </w:rPr>
        <w:t>2</w:t>
      </w:r>
      <w:r>
        <w:t>]</w:t>
      </w:r>
    </w:p>
    <w:p w:rsidR="00F82068" w:rsidRPr="00491C42" w:rsidRDefault="00F82068" w:rsidP="00F82068">
      <w:pPr>
        <w:pStyle w:val="BodyText"/>
      </w:pPr>
      <w:r>
        <w:t>Δ</w:t>
      </w:r>
      <w:r w:rsidRPr="006C0D1A">
        <w:t>ρ</w:t>
      </w:r>
      <w:r>
        <w:tab/>
        <w:t>= Density difference between the lower and upper zones [kg/m</w:t>
      </w:r>
      <w:r w:rsidRPr="00D066FA">
        <w:rPr>
          <w:vertAlign w:val="superscript"/>
        </w:rPr>
        <w:t>3</w:t>
      </w:r>
      <w:r>
        <w:t>]</w:t>
      </w:r>
    </w:p>
    <w:p w:rsidR="00F82068" w:rsidRDefault="00F82068" w:rsidP="00F82068">
      <w:pPr>
        <w:pStyle w:val="BodyText"/>
      </w:pPr>
      <w:r>
        <w:t>C</w:t>
      </w:r>
      <w:r>
        <w:rPr>
          <w:vertAlign w:val="subscript"/>
        </w:rPr>
        <w:t>Shape</w:t>
      </w:r>
      <w:r>
        <w:t xml:space="preserve"> </w:t>
      </w:r>
      <w:r w:rsidRPr="00123A6A">
        <w:t xml:space="preserve">= </w:t>
      </w:r>
      <w:r>
        <w:t>Shape factor [dimensionless]</w:t>
      </w:r>
    </w:p>
    <w:p w:rsidR="00F82068" w:rsidRDefault="00F82068" w:rsidP="00F82068">
      <w:pPr>
        <w:pStyle w:val="Equation"/>
      </w:pPr>
      <w:r w:rsidRPr="007D1548">
        <w:rPr>
          <w:position w:val="-30"/>
        </w:rPr>
        <w:object w:dxaOrig="4560" w:dyaOrig="720">
          <v:shape id="_x0000_i1264" type="#_x0000_t75" style="width:228pt;height:36pt" o:ole="">
            <v:imagedata r:id="rId639" o:title=""/>
          </v:shape>
          <o:OLEObject Type="Embed" ProgID="Equation.DSMT4" ShapeID="_x0000_i1264" DrawAspect="Content" ObjectID="_1476180593" r:id="rId640"/>
        </w:object>
      </w:r>
    </w:p>
    <w:p w:rsidR="00F82068" w:rsidRPr="00020056" w:rsidRDefault="00F82068" w:rsidP="00F82068">
      <w:pPr>
        <w:pStyle w:val="BodyText"/>
      </w:pPr>
      <w:r w:rsidRPr="00020056">
        <w:t>where:</w:t>
      </w:r>
    </w:p>
    <w:p w:rsidR="00F82068" w:rsidRPr="00F62B85" w:rsidRDefault="00F82068" w:rsidP="00F82068">
      <w:pPr>
        <w:pStyle w:val="BodyText"/>
      </w:pPr>
      <w:r w:rsidRPr="00F62B85">
        <w:t>w</w:t>
      </w:r>
      <w:r w:rsidRPr="00F62B85">
        <w:tab/>
        <w:t>= Opening width</w:t>
      </w:r>
      <w:r>
        <w:t xml:space="preserve"> [m]</w:t>
      </w:r>
    </w:p>
    <w:p w:rsidR="00F82068" w:rsidRPr="00F62B85" w:rsidRDefault="00F82068" w:rsidP="00F82068">
      <w:pPr>
        <w:pStyle w:val="BodyText"/>
      </w:pPr>
      <w:r w:rsidRPr="00F62B85">
        <w:t>D</w:t>
      </w:r>
      <w:r w:rsidRPr="00F62B85">
        <w:tab/>
        <w:t>= Opening depth</w:t>
      </w:r>
      <w:r>
        <w:t xml:space="preserve"> [m]</w:t>
      </w:r>
    </w:p>
    <w:p w:rsidR="00F82068" w:rsidRDefault="00F82068" w:rsidP="00F82068">
      <w:pPr>
        <w:pStyle w:val="BodyText"/>
      </w:pPr>
      <w:r>
        <w:t>As mentioned above, when the air pressure difference between two zones is zero there is the maximum bi-directional flow due to the buoyancy force. When the pressure difference increases from 0 and is less than |ΔP</w:t>
      </w:r>
      <w:r w:rsidRPr="004D7046">
        <w:rPr>
          <w:vertAlign w:val="subscript"/>
        </w:rPr>
        <w:t>Flood</w:t>
      </w:r>
      <w:r w:rsidRPr="00A419F6">
        <w:t>|</w:t>
      </w:r>
      <w:r>
        <w:t>,</w:t>
      </w:r>
      <w:r w:rsidRPr="00A419F6">
        <w:t xml:space="preserve"> there is some </w:t>
      </w:r>
      <w:r>
        <w:t xml:space="preserve">bi-directional </w:t>
      </w:r>
      <w:r w:rsidRPr="00A419F6">
        <w:t>flow</w:t>
      </w:r>
      <w:r>
        <w:t xml:space="preserve"> across the opening, but less than the maximum flow. If the pressure difference keeps increasing and exceeds |ΔP</w:t>
      </w:r>
      <w:r w:rsidRPr="004D7046">
        <w:rPr>
          <w:vertAlign w:val="subscript"/>
        </w:rPr>
        <w:t>Flood</w:t>
      </w:r>
      <w:r w:rsidRPr="00A419F6">
        <w:t>|</w:t>
      </w:r>
      <w:r>
        <w:t xml:space="preserve">, </w:t>
      </w:r>
      <w:r w:rsidRPr="00A419F6">
        <w:t>there is no bi-directional flow.</w:t>
      </w:r>
      <w:r>
        <w:t xml:space="preserve">  Cooper’s model assumes the buoyancy flow varies linearly with pressure difference.</w:t>
      </w:r>
    </w:p>
    <w:p w:rsidR="00F82068" w:rsidRDefault="00F82068" w:rsidP="00F82068">
      <w:pPr>
        <w:pStyle w:val="Equation"/>
      </w:pPr>
      <w:r w:rsidRPr="00F84CE6">
        <w:rPr>
          <w:position w:val="-54"/>
        </w:rPr>
        <w:object w:dxaOrig="5720" w:dyaOrig="1200">
          <v:shape id="_x0000_i1265" type="#_x0000_t75" style="width:285.5pt;height:60pt" o:ole="">
            <v:imagedata r:id="rId641" o:title=""/>
          </v:shape>
          <o:OLEObject Type="Embed" ProgID="Equation.DSMT4" ShapeID="_x0000_i1265" DrawAspect="Content" ObjectID="_1476180594" r:id="rId642"/>
        </w:object>
      </w:r>
      <w:r>
        <w:t xml:space="preserve"> </w:t>
      </w:r>
    </w:p>
    <w:p w:rsidR="00F82068" w:rsidRDefault="00F82068" w:rsidP="00F82068">
      <w:pPr>
        <w:pStyle w:val="BodyText"/>
      </w:pPr>
      <w:r>
        <w:t>The total air flow across the opening is based on superposition of the forced and buoyancy flows, and may be expressed for three different pressure difference scenarios as follows:</w:t>
      </w:r>
    </w:p>
    <w:p w:rsidR="00F82068" w:rsidRDefault="00F82068">
      <w:pPr>
        <w:pStyle w:val="BodyText"/>
        <w:numPr>
          <w:ilvl w:val="0"/>
          <w:numId w:val="12"/>
        </w:numPr>
        <w:tabs>
          <w:tab w:val="num" w:pos="1620"/>
        </w:tabs>
        <w:ind w:hanging="1440"/>
        <w:pPrChange w:id="452" w:author="Lixing Gu" w:date="2014-10-09T10:33:00Z">
          <w:pPr>
            <w:pStyle w:val="BodyText"/>
            <w:numPr>
              <w:numId w:val="23"/>
            </w:numPr>
            <w:tabs>
              <w:tab w:val="num" w:pos="360"/>
              <w:tab w:val="num" w:pos="720"/>
              <w:tab w:val="num" w:pos="1620"/>
            </w:tabs>
            <w:ind w:left="720" w:hanging="1440"/>
          </w:pPr>
        </w:pPrChange>
      </w:pPr>
      <w:r>
        <w:t>P</w:t>
      </w:r>
      <w:r w:rsidRPr="0051683A">
        <w:rPr>
          <w:vertAlign w:val="subscript"/>
        </w:rPr>
        <w:t>L</w:t>
      </w:r>
      <w:r>
        <w:t xml:space="preserve"> = P</w:t>
      </w:r>
      <w:r>
        <w:rPr>
          <w:vertAlign w:val="subscript"/>
        </w:rPr>
        <w:t>U</w:t>
      </w:r>
    </w:p>
    <w:p w:rsidR="00F82068" w:rsidRDefault="00F82068" w:rsidP="00F82068">
      <w:pPr>
        <w:pStyle w:val="Equation"/>
      </w:pPr>
      <w:r w:rsidRPr="00123A6A">
        <w:rPr>
          <w:position w:val="-10"/>
        </w:rPr>
        <w:object w:dxaOrig="1020" w:dyaOrig="480">
          <v:shape id="_x0000_i1266" type="#_x0000_t75" style="width:51pt;height:24pt" o:ole="">
            <v:imagedata r:id="rId643" o:title=""/>
          </v:shape>
          <o:OLEObject Type="Embed" ProgID="Equation.DSMT4" ShapeID="_x0000_i1266" DrawAspect="Content" ObjectID="_1476180595" r:id="rId644"/>
        </w:object>
      </w:r>
    </w:p>
    <w:p w:rsidR="00F82068" w:rsidRDefault="00F82068" w:rsidP="00F82068">
      <w:pPr>
        <w:pStyle w:val="Equation"/>
      </w:pPr>
      <w:r w:rsidRPr="00123A6A">
        <w:rPr>
          <w:position w:val="-10"/>
        </w:rPr>
        <w:object w:dxaOrig="999" w:dyaOrig="480">
          <v:shape id="_x0000_i1267" type="#_x0000_t75" style="width:50pt;height:24pt" o:ole="">
            <v:imagedata r:id="rId645" o:title=""/>
          </v:shape>
          <o:OLEObject Type="Embed" ProgID="Equation.DSMT4" ShapeID="_x0000_i1267" DrawAspect="Content" ObjectID="_1476180596" r:id="rId646"/>
        </w:object>
      </w:r>
      <w:r>
        <w:t xml:space="preserve"> </w:t>
      </w:r>
    </w:p>
    <w:p w:rsidR="00F82068" w:rsidRDefault="00F82068" w:rsidP="00F82068">
      <w:pPr>
        <w:pStyle w:val="Equation"/>
      </w:pPr>
      <w:r>
        <w:t xml:space="preserve"> </w:t>
      </w:r>
      <w:r w:rsidRPr="00166437">
        <w:rPr>
          <w:position w:val="-30"/>
        </w:rPr>
        <w:object w:dxaOrig="880" w:dyaOrig="820">
          <v:shape id="_x0000_i1268" type="#_x0000_t75" style="width:44.5pt;height:41pt" o:ole="">
            <v:imagedata r:id="rId647" o:title=""/>
          </v:shape>
          <o:OLEObject Type="Embed" ProgID="Equation.DSMT4" ShapeID="_x0000_i1268" DrawAspect="Content" ObjectID="_1476180597" r:id="rId648"/>
        </w:object>
      </w:r>
    </w:p>
    <w:p w:rsidR="00F82068" w:rsidRDefault="00F82068">
      <w:pPr>
        <w:pStyle w:val="BodyText"/>
        <w:numPr>
          <w:ilvl w:val="0"/>
          <w:numId w:val="12"/>
        </w:numPr>
        <w:tabs>
          <w:tab w:val="num" w:pos="1620"/>
        </w:tabs>
        <w:ind w:hanging="1440"/>
        <w:pPrChange w:id="453" w:author="Lixing Gu" w:date="2014-10-09T10:33:00Z">
          <w:pPr>
            <w:pStyle w:val="BodyText"/>
            <w:numPr>
              <w:numId w:val="23"/>
            </w:numPr>
            <w:tabs>
              <w:tab w:val="num" w:pos="360"/>
              <w:tab w:val="num" w:pos="720"/>
              <w:tab w:val="num" w:pos="1620"/>
            </w:tabs>
            <w:ind w:left="720" w:hanging="1440"/>
          </w:pPr>
        </w:pPrChange>
      </w:pPr>
      <w:r>
        <w:t>P</w:t>
      </w:r>
      <w:r w:rsidRPr="0051683A">
        <w:rPr>
          <w:vertAlign w:val="subscript"/>
        </w:rPr>
        <w:t>L</w:t>
      </w:r>
      <w:r>
        <w:t xml:space="preserve"> &gt; P</w:t>
      </w:r>
      <w:r>
        <w:rPr>
          <w:vertAlign w:val="subscript"/>
        </w:rPr>
        <w:t>U</w:t>
      </w:r>
    </w:p>
    <w:p w:rsidR="00F82068" w:rsidRDefault="00F82068" w:rsidP="00F82068">
      <w:pPr>
        <w:pStyle w:val="Equation"/>
      </w:pPr>
      <w:r w:rsidRPr="00123A6A">
        <w:rPr>
          <w:position w:val="-10"/>
        </w:rPr>
        <w:object w:dxaOrig="1020" w:dyaOrig="480">
          <v:shape id="_x0000_i1269" type="#_x0000_t75" style="width:51pt;height:24pt" o:ole="">
            <v:imagedata r:id="rId649" o:title=""/>
          </v:shape>
          <o:OLEObject Type="Embed" ProgID="Equation.DSMT4" ShapeID="_x0000_i1269" DrawAspect="Content" ObjectID="_1476180598" r:id="rId650"/>
        </w:object>
      </w:r>
    </w:p>
    <w:p w:rsidR="00F82068" w:rsidRDefault="00F82068" w:rsidP="00F82068">
      <w:pPr>
        <w:pStyle w:val="Equation"/>
      </w:pPr>
      <w:r w:rsidRPr="00BF6E87">
        <w:rPr>
          <w:position w:val="-32"/>
        </w:rPr>
        <w:object w:dxaOrig="2840" w:dyaOrig="800">
          <v:shape id="_x0000_i1270" type="#_x0000_t75" style="width:141.5pt;height:40pt" o:ole="">
            <v:imagedata r:id="rId651" o:title=""/>
          </v:shape>
          <o:OLEObject Type="Embed" ProgID="Equation.DSMT4" ShapeID="_x0000_i1270" DrawAspect="Content" ObjectID="_1476180599" r:id="rId652"/>
        </w:object>
      </w:r>
      <w:r>
        <w:t xml:space="preserve"> </w:t>
      </w:r>
    </w:p>
    <w:p w:rsidR="00F82068" w:rsidRDefault="00F82068" w:rsidP="00F82068">
      <w:pPr>
        <w:pStyle w:val="Equation"/>
      </w:pPr>
      <w:r w:rsidRPr="00BF6E87">
        <w:rPr>
          <w:position w:val="-32"/>
        </w:rPr>
        <w:object w:dxaOrig="3700" w:dyaOrig="840">
          <v:shape id="_x0000_i1271" type="#_x0000_t75" style="width:185pt;height:42pt" o:ole="">
            <v:imagedata r:id="rId653" o:title=""/>
          </v:shape>
          <o:OLEObject Type="Embed" ProgID="Equation.DSMT4" ShapeID="_x0000_i1271" DrawAspect="Content" ObjectID="_1476180600" r:id="rId654"/>
        </w:object>
      </w:r>
      <w:r>
        <w:t xml:space="preserve"> </w:t>
      </w:r>
    </w:p>
    <w:p w:rsidR="00F82068" w:rsidRPr="00020056" w:rsidRDefault="00F82068" w:rsidP="00F82068">
      <w:pPr>
        <w:pStyle w:val="BodyText"/>
      </w:pPr>
      <w:r w:rsidRPr="00020056">
        <w:t>where:</w:t>
      </w:r>
    </w:p>
    <w:p w:rsidR="00F82068" w:rsidRDefault="00F82068" w:rsidP="00F82068">
      <w:pPr>
        <w:pStyle w:val="BodyText"/>
      </w:pPr>
      <w:r w:rsidRPr="006C0D1A">
        <w:t>ρ</w:t>
      </w:r>
      <w:r w:rsidRPr="006C0D1A">
        <w:rPr>
          <w:vertAlign w:val="subscript"/>
        </w:rPr>
        <w:t>L</w:t>
      </w:r>
      <w:r>
        <w:tab/>
      </w:r>
      <w:r w:rsidRPr="00123A6A">
        <w:t xml:space="preserve">= </w:t>
      </w:r>
      <w:r>
        <w:t>Air density in the lower zone [kg/m</w:t>
      </w:r>
      <w:r w:rsidRPr="00D066FA">
        <w:rPr>
          <w:vertAlign w:val="superscript"/>
        </w:rPr>
        <w:t>3</w:t>
      </w:r>
      <w:r>
        <w:t>]</w:t>
      </w:r>
    </w:p>
    <w:p w:rsidR="00F82068" w:rsidRDefault="00F82068" w:rsidP="00F82068">
      <w:pPr>
        <w:pStyle w:val="BodyText"/>
      </w:pPr>
      <w:r>
        <w:t>A</w:t>
      </w:r>
      <w:r>
        <w:tab/>
        <w:t>= Opening area [m</w:t>
      </w:r>
      <w:r>
        <w:rPr>
          <w:vertAlign w:val="superscript"/>
        </w:rPr>
        <w:t>2</w:t>
      </w:r>
      <w:r>
        <w:t>]</w:t>
      </w:r>
    </w:p>
    <w:p w:rsidR="00F82068" w:rsidRDefault="00F82068" w:rsidP="00F82068">
      <w:pPr>
        <w:pStyle w:val="BodyText"/>
      </w:pPr>
      <w:r>
        <w:t>C</w:t>
      </w:r>
      <w:r w:rsidRPr="006C0D1A">
        <w:rPr>
          <w:vertAlign w:val="subscript"/>
        </w:rPr>
        <w:t>d</w:t>
      </w:r>
      <w:r>
        <w:rPr>
          <w:vertAlign w:val="subscript"/>
        </w:rPr>
        <w:tab/>
      </w:r>
      <w:r w:rsidRPr="006C0D1A">
        <w:t>=</w:t>
      </w:r>
      <w:r>
        <w:t xml:space="preserve"> Discharge coefficient [dimensionless]</w:t>
      </w:r>
    </w:p>
    <w:p w:rsidR="00F82068" w:rsidRDefault="00F82068" w:rsidP="00F82068">
      <w:pPr>
        <w:pStyle w:val="BodyText"/>
      </w:pPr>
      <w:r w:rsidRPr="006C0D1A">
        <w:t>Ρ</w:t>
      </w:r>
      <w:r>
        <w:rPr>
          <w:vertAlign w:val="subscript"/>
        </w:rPr>
        <w:t>ave</w:t>
      </w:r>
      <w:r>
        <w:t xml:space="preserve"> </w:t>
      </w:r>
      <w:r w:rsidRPr="00123A6A">
        <w:t xml:space="preserve">= </w:t>
      </w:r>
      <w:r>
        <w:t>Average air density between the lower and upper zones [Pa]</w:t>
      </w:r>
    </w:p>
    <w:p w:rsidR="00F82068" w:rsidRPr="009F6548" w:rsidRDefault="00F82068" w:rsidP="00F82068">
      <w:pPr>
        <w:pStyle w:val="BodyText"/>
        <w:rPr>
          <w:vertAlign w:val="subscript"/>
          <w:lang w:val="fr-FR"/>
        </w:rPr>
      </w:pPr>
      <w:r>
        <w:t>Δ</w:t>
      </w:r>
      <w:r w:rsidRPr="009F6548">
        <w:rPr>
          <w:lang w:val="fr-FR"/>
        </w:rPr>
        <w:t>P</w:t>
      </w:r>
      <w:r w:rsidRPr="009F6548">
        <w:rPr>
          <w:lang w:val="fr-FR"/>
        </w:rPr>
        <w:tab/>
        <w:t>= Pressure differen</w:t>
      </w:r>
      <w:smartTag w:uri="urn:schemas-microsoft-com:office:smarttags" w:element="Street">
        <w:smartTag w:uri="urn:schemas-microsoft-com:office:smarttags" w:element="address">
          <w:r>
            <w:rPr>
              <w:lang w:val="fr-FR"/>
            </w:rPr>
            <w:t>ce</w:t>
          </w:r>
          <w:r w:rsidRPr="009F6548">
            <w:rPr>
              <w:lang w:val="fr-FR"/>
            </w:rPr>
            <w:t xml:space="preserve"> P</w:t>
          </w:r>
          <w:r w:rsidRPr="009F6548">
            <w:rPr>
              <w:vertAlign w:val="subscript"/>
              <w:lang w:val="fr-FR"/>
            </w:rPr>
            <w:t>L</w:t>
          </w:r>
        </w:smartTag>
      </w:smartTag>
      <w:r w:rsidRPr="009F6548">
        <w:rPr>
          <w:lang w:val="fr-FR"/>
        </w:rPr>
        <w:t xml:space="preserve"> -</w:t>
      </w:r>
      <w:r w:rsidRPr="009F6548">
        <w:rPr>
          <w:vertAlign w:val="subscript"/>
          <w:lang w:val="fr-FR"/>
        </w:rPr>
        <w:t xml:space="preserve"> </w:t>
      </w:r>
      <w:r w:rsidRPr="009F6548">
        <w:rPr>
          <w:lang w:val="fr-FR"/>
        </w:rPr>
        <w:t>P</w:t>
      </w:r>
      <w:r w:rsidRPr="009F6548">
        <w:rPr>
          <w:vertAlign w:val="subscript"/>
          <w:lang w:val="fr-FR"/>
        </w:rPr>
        <w:t>U</w:t>
      </w:r>
      <w:r w:rsidRPr="009F6548">
        <w:rPr>
          <w:lang w:val="fr-FR"/>
        </w:rPr>
        <w:t xml:space="preserve"> [Pa]</w:t>
      </w:r>
      <w:r w:rsidRPr="009F6548">
        <w:rPr>
          <w:vertAlign w:val="subscript"/>
          <w:lang w:val="fr-FR"/>
        </w:rPr>
        <w:t xml:space="preserve"> </w:t>
      </w:r>
    </w:p>
    <w:p w:rsidR="00F82068" w:rsidRDefault="00F82068">
      <w:pPr>
        <w:pStyle w:val="BodyText"/>
        <w:numPr>
          <w:ilvl w:val="0"/>
          <w:numId w:val="12"/>
        </w:numPr>
        <w:tabs>
          <w:tab w:val="num" w:pos="1620"/>
        </w:tabs>
        <w:ind w:hanging="1440"/>
        <w:pPrChange w:id="454" w:author="Lixing Gu" w:date="2014-10-09T10:33:00Z">
          <w:pPr>
            <w:pStyle w:val="BodyText"/>
            <w:numPr>
              <w:numId w:val="23"/>
            </w:numPr>
            <w:tabs>
              <w:tab w:val="num" w:pos="360"/>
              <w:tab w:val="num" w:pos="720"/>
              <w:tab w:val="num" w:pos="1620"/>
            </w:tabs>
            <w:ind w:left="720" w:hanging="1440"/>
          </w:pPr>
        </w:pPrChange>
      </w:pPr>
      <w:r>
        <w:t>P</w:t>
      </w:r>
      <w:r w:rsidRPr="0051683A">
        <w:rPr>
          <w:vertAlign w:val="subscript"/>
        </w:rPr>
        <w:t>L</w:t>
      </w:r>
      <w:r>
        <w:t xml:space="preserve"> &lt; P</w:t>
      </w:r>
      <w:r>
        <w:rPr>
          <w:vertAlign w:val="subscript"/>
        </w:rPr>
        <w:t>U</w:t>
      </w:r>
    </w:p>
    <w:p w:rsidR="00F82068" w:rsidRDefault="00F82068" w:rsidP="00F82068">
      <w:pPr>
        <w:pStyle w:val="Equation"/>
      </w:pPr>
      <w:r w:rsidRPr="00123A6A">
        <w:rPr>
          <w:position w:val="-10"/>
        </w:rPr>
        <w:object w:dxaOrig="999" w:dyaOrig="480">
          <v:shape id="_x0000_i1272" type="#_x0000_t75" style="width:50pt;height:24pt" o:ole="">
            <v:imagedata r:id="rId655" o:title=""/>
          </v:shape>
          <o:OLEObject Type="Embed" ProgID="Equation.DSMT4" ShapeID="_x0000_i1272" DrawAspect="Content" ObjectID="_1476180601" r:id="rId656"/>
        </w:object>
      </w:r>
    </w:p>
    <w:p w:rsidR="00F82068" w:rsidRDefault="00F82068" w:rsidP="00F82068">
      <w:pPr>
        <w:pStyle w:val="Equation"/>
      </w:pPr>
      <w:r w:rsidRPr="00BF6E87">
        <w:rPr>
          <w:position w:val="-32"/>
        </w:rPr>
        <w:object w:dxaOrig="3120" w:dyaOrig="820">
          <v:shape id="_x0000_i1273" type="#_x0000_t75" style="width:156pt;height:41pt" o:ole="">
            <v:imagedata r:id="rId657" o:title=""/>
          </v:shape>
          <o:OLEObject Type="Embed" ProgID="Equation.DSMT4" ShapeID="_x0000_i1273" DrawAspect="Content" ObjectID="_1476180602" r:id="rId658"/>
        </w:object>
      </w:r>
      <w:r>
        <w:t xml:space="preserve"> </w:t>
      </w:r>
    </w:p>
    <w:p w:rsidR="00F82068" w:rsidRDefault="00F82068" w:rsidP="00F82068">
      <w:pPr>
        <w:pStyle w:val="Equation"/>
      </w:pPr>
      <w:r w:rsidRPr="00C574D2">
        <w:rPr>
          <w:position w:val="-34"/>
        </w:rPr>
        <w:object w:dxaOrig="3920" w:dyaOrig="859">
          <v:shape id="_x0000_i1274" type="#_x0000_t75" style="width:196pt;height:42.5pt" o:ole="">
            <v:imagedata r:id="rId659" o:title=""/>
          </v:shape>
          <o:OLEObject Type="Embed" ProgID="Equation.DSMT4" ShapeID="_x0000_i1274" DrawAspect="Content" ObjectID="_1476180603" r:id="rId660"/>
        </w:object>
      </w:r>
      <w:r>
        <w:t xml:space="preserve"> </w:t>
      </w:r>
    </w:p>
    <w:p w:rsidR="00F82068" w:rsidRPr="00020056" w:rsidRDefault="00F82068" w:rsidP="00F82068">
      <w:pPr>
        <w:pStyle w:val="BodyText"/>
        <w:rPr>
          <w:bCs/>
          <w:i/>
          <w:iCs/>
          <w:u w:val="single"/>
        </w:rPr>
      </w:pPr>
      <w:r w:rsidRPr="00020056">
        <w:rPr>
          <w:bCs/>
          <w:i/>
          <w:iCs/>
          <w:u w:val="single"/>
        </w:rPr>
        <w:t>Sloping plane</w:t>
      </w:r>
    </w:p>
    <w:p w:rsidR="00F82068" w:rsidRDefault="00F82068" w:rsidP="00F82068">
      <w:pPr>
        <w:pStyle w:val="Picture"/>
      </w:pPr>
      <w:r>
        <w:rPr>
          <w:noProof/>
          <w:lang w:eastAsia="zh-CN"/>
        </w:rPr>
        <w:lastRenderedPageBreak/>
        <w:drawing>
          <wp:inline distT="0" distB="0" distL="0" distR="0" wp14:anchorId="4D84A325" wp14:editId="7473AAF7">
            <wp:extent cx="4448175" cy="1914525"/>
            <wp:effectExtent l="0" t="0" r="9525" b="9525"/>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4448175" cy="1914525"/>
                    </a:xfrm>
                    <a:prstGeom prst="rect">
                      <a:avLst/>
                    </a:prstGeom>
                    <a:noFill/>
                    <a:ln>
                      <a:noFill/>
                    </a:ln>
                  </pic:spPr>
                </pic:pic>
              </a:graphicData>
            </a:graphic>
          </wp:inline>
        </w:drawing>
      </w:r>
    </w:p>
    <w:p w:rsidR="00F82068" w:rsidRDefault="00F82068" w:rsidP="00F82068">
      <w:pPr>
        <w:pStyle w:val="Caption"/>
      </w:pPr>
      <w:bookmarkStart w:id="455" w:name="_Ref241305632"/>
      <w:r>
        <w:t xml:space="preserve">Figure </w:t>
      </w:r>
      <w:fldSimple w:instr=" SEQ Figure \* ARABIC ">
        <w:r>
          <w:rPr>
            <w:noProof/>
          </w:rPr>
          <w:t>151</w:t>
        </w:r>
      </w:fldSimple>
      <w:bookmarkEnd w:id="455"/>
      <w:r>
        <w:t>. A Staircase is attached to the horizontal opening.</w:t>
      </w:r>
    </w:p>
    <w:p w:rsidR="00F82068" w:rsidRPr="00905C04" w:rsidRDefault="00F82068" w:rsidP="00F82068">
      <w:pPr>
        <w:pStyle w:val="BodyText"/>
      </w:pPr>
      <w:r w:rsidRPr="00905C04">
        <w:t>When a staircase is introduced</w:t>
      </w:r>
      <w:r>
        <w:t xml:space="preserve"> as shown in </w:t>
      </w:r>
      <w:r>
        <w:fldChar w:fldCharType="begin"/>
      </w:r>
      <w:r>
        <w:instrText xml:space="preserve"> REF _Ref241305632 \h </w:instrText>
      </w:r>
      <w:r>
        <w:fldChar w:fldCharType="separate"/>
      </w:r>
      <w:r>
        <w:t xml:space="preserve">Figure </w:t>
      </w:r>
      <w:r>
        <w:rPr>
          <w:noProof/>
        </w:rPr>
        <w:t>151</w:t>
      </w:r>
      <w:r>
        <w:fldChar w:fldCharType="end"/>
      </w:r>
      <w:r w:rsidRPr="00905C04">
        <w:t>, the effective opening area will be used to replace A</w:t>
      </w:r>
      <w:r>
        <w:t xml:space="preserve"> (opening area)</w:t>
      </w:r>
      <w:r w:rsidRPr="00905C04">
        <w:t xml:space="preserve"> in the above equations. The effective area may be estimated as (Bolmqvist and Sandberg 2004):</w:t>
      </w:r>
    </w:p>
    <w:p w:rsidR="00F82068" w:rsidRPr="003B110A" w:rsidRDefault="00F82068" w:rsidP="00F82068">
      <w:pPr>
        <w:pStyle w:val="Equation"/>
      </w:pPr>
      <w:r w:rsidRPr="00905C04">
        <w:rPr>
          <w:position w:val="-14"/>
        </w:rPr>
        <w:object w:dxaOrig="2299" w:dyaOrig="380">
          <v:shape id="_x0000_i1275" type="#_x0000_t75" style="width:114.5pt;height:19pt" o:ole="">
            <v:imagedata r:id="rId662" o:title=""/>
          </v:shape>
          <o:OLEObject Type="Embed" ProgID="Equation.DSMT4" ShapeID="_x0000_i1275" DrawAspect="Content" ObjectID="_1476180604" r:id="rId663"/>
        </w:object>
      </w:r>
      <w:r w:rsidRPr="003B110A">
        <w:t xml:space="preserve"> </w:t>
      </w:r>
    </w:p>
    <w:p w:rsidR="00F82068" w:rsidRPr="00905C04" w:rsidRDefault="00F82068" w:rsidP="00F82068">
      <w:pPr>
        <w:pStyle w:val="BodyText"/>
      </w:pPr>
      <w:r>
        <w:t>w</w:t>
      </w:r>
      <w:r w:rsidRPr="00905C04">
        <w:t>here</w:t>
      </w:r>
      <w:r>
        <w:t>:</w:t>
      </w:r>
    </w:p>
    <w:p w:rsidR="00F82068" w:rsidRPr="00905C04" w:rsidRDefault="00F82068" w:rsidP="00F82068">
      <w:pPr>
        <w:pStyle w:val="BodyText"/>
      </w:pPr>
      <w:r w:rsidRPr="00905C04">
        <w:t>A</w:t>
      </w:r>
      <w:r w:rsidRPr="00905C04">
        <w:rPr>
          <w:vertAlign w:val="subscript"/>
        </w:rPr>
        <w:t>eff</w:t>
      </w:r>
      <w:r w:rsidRPr="00905C04">
        <w:tab/>
      </w:r>
      <w:r>
        <w:t xml:space="preserve">= </w:t>
      </w:r>
      <w:r w:rsidRPr="00905C04">
        <w:t>Effective area of horizontal opening [m</w:t>
      </w:r>
      <w:r w:rsidRPr="001E53E6">
        <w:rPr>
          <w:vertAlign w:val="superscript"/>
        </w:rPr>
        <w:t>2</w:t>
      </w:r>
      <w:r w:rsidRPr="00905C04">
        <w:t>]</w:t>
      </w:r>
    </w:p>
    <w:p w:rsidR="00F82068" w:rsidRPr="00905C04" w:rsidRDefault="00F82068" w:rsidP="00F82068">
      <w:pPr>
        <w:pStyle w:val="BodyText"/>
      </w:pPr>
      <w:r w:rsidRPr="00905C04">
        <w:t>A</w:t>
      </w:r>
      <w:r w:rsidRPr="00905C04">
        <w:tab/>
      </w:r>
      <w:r>
        <w:t xml:space="preserve">= </w:t>
      </w:r>
      <w:r w:rsidRPr="00905C04">
        <w:t>Area of horizontal opening [m</w:t>
      </w:r>
      <w:r w:rsidRPr="001E53E6">
        <w:rPr>
          <w:vertAlign w:val="superscript"/>
        </w:rPr>
        <w:t>2</w:t>
      </w:r>
      <w:r w:rsidRPr="00905C04">
        <w:t>]</w:t>
      </w:r>
    </w:p>
    <w:p w:rsidR="00F82068" w:rsidRPr="00905C04" w:rsidRDefault="00F82068" w:rsidP="00F82068">
      <w:pPr>
        <w:pStyle w:val="BodyText"/>
      </w:pPr>
      <w:r w:rsidRPr="00905C04">
        <w:t>α</w:t>
      </w:r>
      <w:r w:rsidRPr="00905C04">
        <w:tab/>
      </w:r>
      <w:r>
        <w:t xml:space="preserve">= </w:t>
      </w:r>
      <w:r w:rsidRPr="00905C04">
        <w:t xml:space="preserve">Angle between </w:t>
      </w:r>
      <w:r>
        <w:t xml:space="preserve">the </w:t>
      </w:r>
      <w:r w:rsidRPr="00905C04">
        <w:t xml:space="preserve">stair plane and horizontal opening plane </w:t>
      </w:r>
      <w:r>
        <w:t>[degrees]</w:t>
      </w:r>
    </w:p>
    <w:p w:rsidR="00F82068" w:rsidRDefault="00F82068" w:rsidP="00F82068">
      <w:pPr>
        <w:pStyle w:val="BodyText"/>
      </w:pPr>
      <w:r w:rsidRPr="00905C04">
        <w:t>Note:</w:t>
      </w:r>
      <w:r>
        <w:t xml:space="preserve"> the hydraulic diameter calculation is based on the effective opening area, while the opening depth remains the same.</w:t>
      </w:r>
    </w:p>
    <w:p w:rsidR="00F82068" w:rsidRDefault="00F82068" w:rsidP="00F82068">
      <w:pPr>
        <w:pStyle w:val="BodyText"/>
      </w:pPr>
      <w:r>
        <w:fldChar w:fldCharType="begin"/>
      </w:r>
      <w:r>
        <w:instrText xml:space="preserve"> REF _Ref234208689 \h </w:instrText>
      </w:r>
      <w:r>
        <w:fldChar w:fldCharType="separate"/>
      </w:r>
      <w:r>
        <w:t xml:space="preserve">Figure </w:t>
      </w:r>
      <w:r>
        <w:rPr>
          <w:noProof/>
        </w:rPr>
        <w:t>152</w:t>
      </w:r>
      <w:r>
        <w:fldChar w:fldCharType="end"/>
      </w:r>
      <w:r>
        <w:t xml:space="preserve"> demonstrates possible forced and buoyancy flow rates at different ratios of pressure difference to purging pressure across a horizontal opening when the upper zone air density is greater than the lower zone air density. The pressure difference is the lower zone pressure minus the upper zone pressure. Otherwise, the buoyancy flow is zero. In addition, when the absolute ratio is above 1, the buoyancy flow is also zero. The following table provides a brief description for the legend listed in </w:t>
      </w:r>
      <w:r>
        <w:fldChar w:fldCharType="begin"/>
      </w:r>
      <w:r>
        <w:instrText xml:space="preserve"> REF _Ref234208689 \h </w:instrText>
      </w:r>
      <w:r>
        <w:fldChar w:fldCharType="separate"/>
      </w:r>
      <w:r>
        <w:t xml:space="preserve">Figure </w:t>
      </w:r>
      <w:r>
        <w:rPr>
          <w:noProof/>
        </w:rPr>
        <w:t>152</w:t>
      </w:r>
      <w:r>
        <w:fldChar w:fldCharType="end"/>
      </w:r>
      <w:r>
        <w:t>.</w:t>
      </w:r>
    </w:p>
    <w:p w:rsidR="00F82068" w:rsidRDefault="00F82068" w:rsidP="00F82068">
      <w:pPr>
        <w:pStyle w:val="Caption"/>
      </w:pPr>
      <w:r>
        <w:t xml:space="preserve">Table </w:t>
      </w:r>
      <w:fldSimple w:instr=" SEQ Table \* ARABIC ">
        <w:r>
          <w:rPr>
            <w:noProof/>
          </w:rPr>
          <w:t>49</w:t>
        </w:r>
      </w:fldSimple>
      <w:r>
        <w:t>.</w:t>
      </w:r>
      <w:r>
        <w:rPr>
          <w:noProof/>
        </w:rPr>
        <w:t xml:space="preserve">  Legend Description</w:t>
      </w:r>
    </w:p>
    <w:tbl>
      <w:tblPr>
        <w:tblW w:w="90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840"/>
      </w:tblGrid>
      <w:tr w:rsidR="00F82068" w:rsidTr="00B4614C">
        <w:tc>
          <w:tcPr>
            <w:tcW w:w="2160" w:type="dxa"/>
            <w:shd w:val="clear" w:color="auto" w:fill="auto"/>
          </w:tcPr>
          <w:p w:rsidR="00F82068" w:rsidRDefault="00F82068" w:rsidP="00B4614C">
            <w:pPr>
              <w:pStyle w:val="BodyText"/>
              <w:ind w:left="0"/>
            </w:pPr>
            <w:r>
              <w:t>Legend</w:t>
            </w:r>
          </w:p>
        </w:tc>
        <w:tc>
          <w:tcPr>
            <w:tcW w:w="6840" w:type="dxa"/>
            <w:shd w:val="clear" w:color="auto" w:fill="auto"/>
          </w:tcPr>
          <w:p w:rsidR="00F82068" w:rsidRDefault="00F82068" w:rsidP="00B4614C">
            <w:pPr>
              <w:pStyle w:val="BodyText"/>
              <w:ind w:left="0"/>
            </w:pPr>
            <w:r>
              <w:t>Description</w:t>
            </w:r>
          </w:p>
        </w:tc>
      </w:tr>
      <w:tr w:rsidR="00F82068" w:rsidTr="00B4614C">
        <w:tc>
          <w:tcPr>
            <w:tcW w:w="2160" w:type="dxa"/>
            <w:shd w:val="clear" w:color="auto" w:fill="auto"/>
          </w:tcPr>
          <w:p w:rsidR="00F82068" w:rsidRDefault="00F82068" w:rsidP="00B4614C">
            <w:pPr>
              <w:pStyle w:val="BodyText"/>
              <w:ind w:left="0"/>
              <w:jc w:val="left"/>
            </w:pPr>
            <w:r>
              <w:t>Forced downward</w:t>
            </w:r>
          </w:p>
        </w:tc>
        <w:tc>
          <w:tcPr>
            <w:tcW w:w="6840" w:type="dxa"/>
            <w:shd w:val="clear" w:color="auto" w:fill="auto"/>
          </w:tcPr>
          <w:p w:rsidR="00F82068" w:rsidRDefault="00F82068" w:rsidP="00B4614C">
            <w:pPr>
              <w:pStyle w:val="BodyText"/>
              <w:ind w:left="0"/>
            </w:pPr>
            <w:r>
              <w:t>Forced flow rate from upper to lower at P</w:t>
            </w:r>
            <w:r w:rsidRPr="00C732D8">
              <w:rPr>
                <w:vertAlign w:val="subscript"/>
              </w:rPr>
              <w:t>L</w:t>
            </w:r>
            <w:r>
              <w:t>-P</w:t>
            </w:r>
            <w:r w:rsidRPr="00C732D8">
              <w:rPr>
                <w:vertAlign w:val="subscript"/>
              </w:rPr>
              <w:t>U</w:t>
            </w:r>
            <w:r>
              <w:t xml:space="preserve"> &lt; 0</w:t>
            </w:r>
          </w:p>
        </w:tc>
      </w:tr>
      <w:tr w:rsidR="00F82068" w:rsidTr="00B4614C">
        <w:tc>
          <w:tcPr>
            <w:tcW w:w="2160" w:type="dxa"/>
            <w:shd w:val="clear" w:color="auto" w:fill="auto"/>
          </w:tcPr>
          <w:p w:rsidR="00F82068" w:rsidRDefault="00F82068" w:rsidP="00B4614C">
            <w:pPr>
              <w:pStyle w:val="BodyText"/>
              <w:ind w:left="0"/>
              <w:jc w:val="left"/>
            </w:pPr>
            <w:r>
              <w:t>Forced upward</w:t>
            </w:r>
          </w:p>
        </w:tc>
        <w:tc>
          <w:tcPr>
            <w:tcW w:w="6840" w:type="dxa"/>
            <w:shd w:val="clear" w:color="auto" w:fill="auto"/>
          </w:tcPr>
          <w:p w:rsidR="00F82068" w:rsidRDefault="00F82068" w:rsidP="00B4614C">
            <w:pPr>
              <w:pStyle w:val="BodyText"/>
              <w:ind w:left="0"/>
            </w:pPr>
            <w:r>
              <w:t>Forced flow rate from lower to upper at P</w:t>
            </w:r>
            <w:r w:rsidRPr="00C732D8">
              <w:rPr>
                <w:vertAlign w:val="subscript"/>
              </w:rPr>
              <w:t>L</w:t>
            </w:r>
            <w:r>
              <w:t>-P</w:t>
            </w:r>
            <w:r w:rsidRPr="00C732D8">
              <w:rPr>
                <w:vertAlign w:val="subscript"/>
              </w:rPr>
              <w:t>U</w:t>
            </w:r>
            <w:r>
              <w:t xml:space="preserve"> &gt; 0</w:t>
            </w:r>
          </w:p>
        </w:tc>
      </w:tr>
      <w:tr w:rsidR="00F82068" w:rsidTr="00B4614C">
        <w:tc>
          <w:tcPr>
            <w:tcW w:w="2160" w:type="dxa"/>
            <w:shd w:val="clear" w:color="auto" w:fill="auto"/>
          </w:tcPr>
          <w:p w:rsidR="00F82068" w:rsidRDefault="00F82068" w:rsidP="00B4614C">
            <w:pPr>
              <w:pStyle w:val="BodyText"/>
              <w:ind w:left="0"/>
              <w:jc w:val="left"/>
            </w:pPr>
            <w:r>
              <w:t>Buoyancy upward</w:t>
            </w:r>
          </w:p>
        </w:tc>
        <w:tc>
          <w:tcPr>
            <w:tcW w:w="6840" w:type="dxa"/>
            <w:shd w:val="clear" w:color="auto" w:fill="auto"/>
          </w:tcPr>
          <w:p w:rsidR="00F82068" w:rsidRDefault="00F82068" w:rsidP="00B4614C">
            <w:pPr>
              <w:pStyle w:val="BodyText"/>
              <w:ind w:left="0"/>
            </w:pPr>
            <w:r>
              <w:t>Total upward flow rate due to buoyancy only at P</w:t>
            </w:r>
            <w:r w:rsidRPr="00C732D8">
              <w:rPr>
                <w:vertAlign w:val="subscript"/>
              </w:rPr>
              <w:t>L</w:t>
            </w:r>
            <w:r>
              <w:t>-P</w:t>
            </w:r>
            <w:r w:rsidRPr="00C732D8">
              <w:rPr>
                <w:vertAlign w:val="subscript"/>
              </w:rPr>
              <w:t>U</w:t>
            </w:r>
            <w:r>
              <w:t xml:space="preserve"> &lt; 0</w:t>
            </w:r>
          </w:p>
        </w:tc>
      </w:tr>
      <w:tr w:rsidR="00F82068" w:rsidTr="00B4614C">
        <w:tc>
          <w:tcPr>
            <w:tcW w:w="2160" w:type="dxa"/>
            <w:shd w:val="clear" w:color="auto" w:fill="auto"/>
          </w:tcPr>
          <w:p w:rsidR="00F82068" w:rsidRDefault="00F82068" w:rsidP="00B4614C">
            <w:pPr>
              <w:pStyle w:val="BodyText"/>
              <w:ind w:left="0"/>
              <w:jc w:val="left"/>
            </w:pPr>
            <w:r>
              <w:t>Buoyancy downward</w:t>
            </w:r>
          </w:p>
        </w:tc>
        <w:tc>
          <w:tcPr>
            <w:tcW w:w="6840" w:type="dxa"/>
            <w:shd w:val="clear" w:color="auto" w:fill="auto"/>
          </w:tcPr>
          <w:p w:rsidR="00F82068" w:rsidRDefault="00F82068" w:rsidP="00B4614C">
            <w:pPr>
              <w:pStyle w:val="BodyText"/>
              <w:ind w:left="0"/>
            </w:pPr>
            <w:r>
              <w:t>Total downward flow rate due to buoyancy only at P</w:t>
            </w:r>
            <w:r w:rsidRPr="00C732D8">
              <w:rPr>
                <w:vertAlign w:val="subscript"/>
              </w:rPr>
              <w:t>L</w:t>
            </w:r>
            <w:r>
              <w:t>-P</w:t>
            </w:r>
            <w:r w:rsidRPr="00C732D8">
              <w:rPr>
                <w:vertAlign w:val="subscript"/>
              </w:rPr>
              <w:t>U</w:t>
            </w:r>
            <w:r>
              <w:t xml:space="preserve"> &gt; 0</w:t>
            </w:r>
          </w:p>
        </w:tc>
      </w:tr>
      <w:tr w:rsidR="00F82068" w:rsidTr="00B4614C">
        <w:tc>
          <w:tcPr>
            <w:tcW w:w="2160" w:type="dxa"/>
            <w:shd w:val="clear" w:color="auto" w:fill="auto"/>
          </w:tcPr>
          <w:p w:rsidR="00F82068" w:rsidRDefault="00F82068" w:rsidP="00B4614C">
            <w:pPr>
              <w:pStyle w:val="BodyText"/>
              <w:ind w:left="0"/>
              <w:jc w:val="left"/>
            </w:pPr>
            <w:r>
              <w:t>Combined downward</w:t>
            </w:r>
          </w:p>
        </w:tc>
        <w:tc>
          <w:tcPr>
            <w:tcW w:w="6840" w:type="dxa"/>
            <w:shd w:val="clear" w:color="auto" w:fill="auto"/>
          </w:tcPr>
          <w:p w:rsidR="00F82068" w:rsidRDefault="00F82068" w:rsidP="00B4614C">
            <w:pPr>
              <w:pStyle w:val="BodyText"/>
              <w:ind w:left="0"/>
            </w:pPr>
            <w:r>
              <w:t>Total downward flow at P</w:t>
            </w:r>
            <w:r w:rsidRPr="00C732D8">
              <w:rPr>
                <w:vertAlign w:val="subscript"/>
              </w:rPr>
              <w:t>L</w:t>
            </w:r>
            <w:r>
              <w:t>-P</w:t>
            </w:r>
            <w:r w:rsidRPr="00C732D8">
              <w:rPr>
                <w:vertAlign w:val="subscript"/>
              </w:rPr>
              <w:t>U</w:t>
            </w:r>
            <w:r>
              <w:t xml:space="preserve"> &lt; 0 (Forced downward + buoyancy upward)</w:t>
            </w:r>
          </w:p>
        </w:tc>
      </w:tr>
      <w:tr w:rsidR="00F82068" w:rsidTr="00B4614C">
        <w:tc>
          <w:tcPr>
            <w:tcW w:w="2160" w:type="dxa"/>
            <w:shd w:val="clear" w:color="auto" w:fill="auto"/>
          </w:tcPr>
          <w:p w:rsidR="00F82068" w:rsidRDefault="00F82068" w:rsidP="00B4614C">
            <w:pPr>
              <w:pStyle w:val="BodyText"/>
              <w:ind w:left="0"/>
              <w:jc w:val="left"/>
            </w:pPr>
            <w:r>
              <w:t>Combined upward</w:t>
            </w:r>
          </w:p>
        </w:tc>
        <w:tc>
          <w:tcPr>
            <w:tcW w:w="6840" w:type="dxa"/>
            <w:shd w:val="clear" w:color="auto" w:fill="auto"/>
          </w:tcPr>
          <w:p w:rsidR="00F82068" w:rsidRDefault="00F82068" w:rsidP="00B4614C">
            <w:pPr>
              <w:pStyle w:val="BodyText"/>
              <w:ind w:left="0"/>
            </w:pPr>
            <w:r>
              <w:t>Total upward flow at P</w:t>
            </w:r>
            <w:r w:rsidRPr="00C732D8">
              <w:rPr>
                <w:vertAlign w:val="subscript"/>
              </w:rPr>
              <w:t>L</w:t>
            </w:r>
            <w:r>
              <w:t>-P</w:t>
            </w:r>
            <w:r w:rsidRPr="00C732D8">
              <w:rPr>
                <w:vertAlign w:val="subscript"/>
              </w:rPr>
              <w:t>U</w:t>
            </w:r>
            <w:r>
              <w:t xml:space="preserve"> &gt; 0 (Forced upward + buoyancy downward)</w:t>
            </w:r>
          </w:p>
        </w:tc>
      </w:tr>
    </w:tbl>
    <w:p w:rsidR="00F82068" w:rsidRDefault="00F82068" w:rsidP="00F82068">
      <w:pPr>
        <w:pStyle w:val="Picture"/>
      </w:pPr>
      <w:r>
        <w:rPr>
          <w:noProof/>
          <w:lang w:eastAsia="zh-CN"/>
        </w:rPr>
        <w:lastRenderedPageBreak/>
        <w:drawing>
          <wp:inline distT="0" distB="0" distL="0" distR="0" wp14:anchorId="1472AE7C" wp14:editId="0E9C7C21">
            <wp:extent cx="5486400" cy="3390900"/>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F82068" w:rsidRDefault="00F82068" w:rsidP="00F82068">
      <w:pPr>
        <w:pStyle w:val="Caption"/>
      </w:pPr>
      <w:bookmarkStart w:id="456" w:name="_Ref234208689"/>
      <w:r>
        <w:t xml:space="preserve">Figure </w:t>
      </w:r>
      <w:fldSimple w:instr=" SEQ Figure \* ARABIC ">
        <w:r>
          <w:rPr>
            <w:noProof/>
          </w:rPr>
          <w:t>152</w:t>
        </w:r>
      </w:fldSimple>
      <w:bookmarkEnd w:id="456"/>
      <w:r>
        <w:t xml:space="preserve">. </w:t>
      </w:r>
      <w:r w:rsidRPr="00BC31FC">
        <w:t>Flow rates at different pressure differences</w:t>
      </w:r>
      <w:r>
        <w:t xml:space="preserve">  </w:t>
      </w:r>
    </w:p>
    <w:p w:rsidR="00F82068" w:rsidRDefault="00F82068" w:rsidP="00F82068">
      <w:pPr>
        <w:pStyle w:val="Heading4"/>
      </w:pPr>
      <w:r>
        <w:t>Wind pressure calculations</w:t>
      </w:r>
    </w:p>
    <w:p w:rsidR="00F82068" w:rsidRDefault="00F82068" w:rsidP="00F82068">
      <w:pPr>
        <w:pStyle w:val="BodyText"/>
      </w:pPr>
      <w:r>
        <w:t>The wind pressure is determined by Bernoulli’s equation, assuming no height change or pressure losses:</w:t>
      </w:r>
    </w:p>
    <w:p w:rsidR="00F82068" w:rsidRDefault="00F82068" w:rsidP="00F82068">
      <w:pPr>
        <w:pStyle w:val="Equation"/>
        <w:keepNext/>
      </w:pPr>
      <w:r w:rsidRPr="00694965">
        <w:rPr>
          <w:position w:val="-24"/>
        </w:rPr>
        <w:object w:dxaOrig="1480" w:dyaOrig="680">
          <v:shape id="_x0000_i1276" type="#_x0000_t75" style="width:74pt;height:34pt" o:ole="">
            <v:imagedata r:id="rId665" o:title=""/>
          </v:shape>
          <o:OLEObject Type="Embed" ProgID="Equation.DSMT4" ShapeID="_x0000_i1276" DrawAspect="Content" ObjectID="_1476180605" r:id="rId666"/>
        </w:object>
      </w:r>
    </w:p>
    <w:p w:rsidR="00F82068" w:rsidRDefault="00F82068" w:rsidP="00F82068">
      <w:pPr>
        <w:pStyle w:val="BodyText"/>
      </w:pPr>
      <w:r>
        <w:t>where:</w:t>
      </w:r>
    </w:p>
    <w:p w:rsidR="00F82068" w:rsidRDefault="00F82068" w:rsidP="00F82068">
      <w:pPr>
        <w:pStyle w:val="BodyText"/>
      </w:pPr>
      <w:r>
        <w:rPr>
          <w:rFonts w:ascii="Times New Roman" w:hAnsi="Times New Roman"/>
          <w:i/>
          <w:iCs/>
          <w:sz w:val="24"/>
          <w:szCs w:val="24"/>
        </w:rPr>
        <w:t>p</w:t>
      </w:r>
      <w:r>
        <w:rPr>
          <w:rFonts w:ascii="Times New Roman" w:hAnsi="Times New Roman"/>
          <w:i/>
          <w:iCs/>
          <w:sz w:val="24"/>
          <w:szCs w:val="24"/>
          <w:vertAlign w:val="subscript"/>
        </w:rPr>
        <w:t>w</w:t>
      </w:r>
      <w:r>
        <w:rPr>
          <w:rFonts w:ascii="Times New Roman" w:hAnsi="Times New Roman"/>
          <w:i/>
          <w:iCs/>
          <w:sz w:val="24"/>
          <w:szCs w:val="24"/>
          <w:vertAlign w:val="subscript"/>
        </w:rPr>
        <w:tab/>
      </w:r>
      <w:r>
        <w:tab/>
        <w:t>= Wind surface pressure relative to static pressure in undisturbed flow [Pa]</w:t>
      </w:r>
    </w:p>
    <w:p w:rsidR="00F82068" w:rsidRDefault="00F82068" w:rsidP="00F82068">
      <w:pPr>
        <w:pStyle w:val="BodyText"/>
      </w:pPr>
      <w:r>
        <w:rPr>
          <w:rFonts w:ascii="Times New Roman" w:hAnsi="Times New Roman"/>
          <w:i/>
          <w:iCs/>
          <w:sz w:val="24"/>
          <w:szCs w:val="24"/>
        </w:rPr>
        <w:t>ρ</w:t>
      </w:r>
      <w:r>
        <w:tab/>
      </w:r>
      <w:r>
        <w:tab/>
        <w:t>= Air density [kg/m</w:t>
      </w:r>
      <w:r>
        <w:rPr>
          <w:vertAlign w:val="superscript"/>
        </w:rPr>
        <w:t>3</w:t>
      </w:r>
      <w:r>
        <w:t xml:space="preserve">] </w:t>
      </w:r>
    </w:p>
    <w:p w:rsidR="00F82068" w:rsidRDefault="00F82068" w:rsidP="00F82068">
      <w:pPr>
        <w:pStyle w:val="BodyText"/>
      </w:pPr>
      <w:r>
        <w:rPr>
          <w:rFonts w:ascii="Times New Roman" w:hAnsi="Times New Roman"/>
          <w:i/>
          <w:iCs/>
          <w:sz w:val="24"/>
          <w:szCs w:val="24"/>
        </w:rPr>
        <w:t>V</w:t>
      </w:r>
      <w:r w:rsidRPr="00827945">
        <w:rPr>
          <w:rFonts w:ascii="Times New Roman" w:hAnsi="Times New Roman"/>
          <w:i/>
          <w:iCs/>
          <w:sz w:val="24"/>
          <w:szCs w:val="24"/>
          <w:vertAlign w:val="subscript"/>
        </w:rPr>
        <w:t>ref</w:t>
      </w:r>
      <w:r>
        <w:tab/>
      </w:r>
      <w:r>
        <w:tab/>
        <w:t>= Reference wind speed at local height [m/s]</w:t>
      </w:r>
    </w:p>
    <w:p w:rsidR="00F82068" w:rsidRDefault="00F82068" w:rsidP="00F82068">
      <w:pPr>
        <w:pStyle w:val="BodyText"/>
      </w:pPr>
      <w:r>
        <w:rPr>
          <w:rFonts w:ascii="Times New Roman" w:hAnsi="Times New Roman"/>
          <w:i/>
          <w:iCs/>
          <w:sz w:val="24"/>
          <w:szCs w:val="24"/>
        </w:rPr>
        <w:t>C</w:t>
      </w:r>
      <w:r>
        <w:rPr>
          <w:rFonts w:ascii="Times New Roman" w:hAnsi="Times New Roman"/>
          <w:i/>
          <w:iCs/>
          <w:sz w:val="24"/>
          <w:szCs w:val="24"/>
          <w:vertAlign w:val="subscript"/>
        </w:rPr>
        <w:t>p</w:t>
      </w:r>
      <w:r>
        <w:tab/>
      </w:r>
      <w:r>
        <w:tab/>
        <w:t>= Wind surface pressure coefficient [dimensionless]</w:t>
      </w:r>
    </w:p>
    <w:p w:rsidR="00F82068" w:rsidRDefault="00F82068" w:rsidP="00F82068">
      <w:pPr>
        <w:pStyle w:val="BodyText"/>
      </w:pPr>
      <w:r>
        <w:rPr>
          <w:rFonts w:ascii="Times New Roman" w:hAnsi="Times New Roman"/>
          <w:i/>
          <w:iCs/>
          <w:sz w:val="24"/>
          <w:szCs w:val="24"/>
        </w:rPr>
        <w:t>V</w:t>
      </w:r>
      <w:r w:rsidRPr="00827945">
        <w:rPr>
          <w:rFonts w:ascii="Times New Roman" w:hAnsi="Times New Roman"/>
          <w:i/>
          <w:iCs/>
          <w:sz w:val="24"/>
          <w:szCs w:val="24"/>
          <w:vertAlign w:val="subscript"/>
        </w:rPr>
        <w:t>ref</w:t>
      </w:r>
      <w:r>
        <w:t xml:space="preserve"> may be expressed as (Ref, Local Wind Speed Calculations):</w:t>
      </w:r>
    </w:p>
    <w:p w:rsidR="00F82068" w:rsidRDefault="00F82068" w:rsidP="00F82068">
      <w:pPr>
        <w:pStyle w:val="Equation"/>
        <w:keepNext/>
      </w:pPr>
      <w:r w:rsidRPr="00694965">
        <w:rPr>
          <w:position w:val="-32"/>
        </w:rPr>
        <w:object w:dxaOrig="2480" w:dyaOrig="800">
          <v:shape id="_x0000_i1277" type="#_x0000_t75" style="width:124pt;height:40pt" o:ole="">
            <v:imagedata r:id="rId667" o:title=""/>
          </v:shape>
          <o:OLEObject Type="Embed" ProgID="Equation.DSMT4" ShapeID="_x0000_i1277" DrawAspect="Content" ObjectID="_1476180606" r:id="rId668"/>
        </w:object>
      </w:r>
    </w:p>
    <w:p w:rsidR="00F82068" w:rsidRDefault="00F82068" w:rsidP="00F82068">
      <w:pPr>
        <w:pStyle w:val="BodyText"/>
      </w:pPr>
      <w:r w:rsidRPr="00CA23D3">
        <w:rPr>
          <w:rFonts w:ascii="Times New Roman" w:hAnsi="Times New Roman"/>
          <w:i/>
          <w:iCs/>
          <w:sz w:val="24"/>
          <w:szCs w:val="24"/>
        </w:rPr>
        <w:t>C</w:t>
      </w:r>
      <w:r w:rsidRPr="00CA23D3">
        <w:rPr>
          <w:rFonts w:ascii="Times New Roman" w:hAnsi="Times New Roman"/>
          <w:i/>
          <w:iCs/>
          <w:sz w:val="24"/>
          <w:szCs w:val="24"/>
          <w:vertAlign w:val="subscript"/>
        </w:rPr>
        <w:t>p</w:t>
      </w:r>
      <w:r>
        <w:t xml:space="preserve"> is a function of location on the building envelope and wind direction. When Wind Pressure Coefficient Type = “INPUT”, the</w:t>
      </w:r>
      <w:r w:rsidRPr="00CA1547">
        <w:rPr>
          <w:rFonts w:ascii="Times New Roman" w:hAnsi="Times New Roman"/>
          <w:i/>
          <w:iCs/>
          <w:sz w:val="22"/>
          <w:szCs w:val="22"/>
        </w:rPr>
        <w:t xml:space="preserve"> </w:t>
      </w:r>
      <w:r w:rsidRPr="00CA23D3">
        <w:rPr>
          <w:rFonts w:ascii="Times New Roman" w:hAnsi="Times New Roman"/>
          <w:i/>
          <w:iCs/>
          <w:sz w:val="24"/>
          <w:szCs w:val="24"/>
        </w:rPr>
        <w:t>C</w:t>
      </w:r>
      <w:r w:rsidRPr="00CA23D3">
        <w:rPr>
          <w:rFonts w:ascii="Times New Roman" w:hAnsi="Times New Roman"/>
          <w:i/>
          <w:iCs/>
          <w:sz w:val="24"/>
          <w:szCs w:val="24"/>
          <w:vertAlign w:val="subscript"/>
        </w:rPr>
        <w:t>p</w:t>
      </w:r>
      <w:r>
        <w:t xml:space="preserve"> values are explicitly defined in the input for AirflowNetwork:Multizone:Wind Pressure Coefficient Values. When Wind Pressure Coefficient Type = “AVERAGE-SURFACE CALCULATION” and the building shape is rectangular, the program uses the following equations to calculate wind pressure coefficient (</w:t>
      </w:r>
      <w:r w:rsidRPr="00CA23D3">
        <w:rPr>
          <w:rFonts w:ascii="Times New Roman" w:hAnsi="Times New Roman"/>
          <w:i/>
          <w:iCs/>
          <w:sz w:val="24"/>
          <w:szCs w:val="24"/>
        </w:rPr>
        <w:t>C</w:t>
      </w:r>
      <w:r w:rsidRPr="00CA23D3">
        <w:rPr>
          <w:rFonts w:ascii="Times New Roman" w:hAnsi="Times New Roman"/>
          <w:i/>
          <w:iCs/>
          <w:sz w:val="24"/>
          <w:szCs w:val="24"/>
          <w:vertAlign w:val="subscript"/>
        </w:rPr>
        <w:t>p</w:t>
      </w:r>
      <w:r>
        <w:t>) values for different wind directions. For a low rise building, the normalized surface pressure coefficient may be written as (Swami and Chandra 1988):</w:t>
      </w:r>
    </w:p>
    <w:p w:rsidR="00F82068" w:rsidRDefault="00F82068" w:rsidP="00F82068">
      <w:pPr>
        <w:pStyle w:val="Equation"/>
        <w:keepNext/>
      </w:pPr>
      <w:r w:rsidRPr="00694965">
        <w:rPr>
          <w:position w:val="-34"/>
        </w:rPr>
        <w:object w:dxaOrig="7020" w:dyaOrig="800">
          <v:shape id="_x0000_i1278" type="#_x0000_t75" style="width:351pt;height:40pt" o:ole="">
            <v:imagedata r:id="rId669" o:title=""/>
          </v:shape>
          <o:OLEObject Type="Embed" ProgID="Equation.DSMT4" ShapeID="_x0000_i1278" DrawAspect="Content" ObjectID="_1476180607" r:id="rId670"/>
        </w:object>
      </w:r>
    </w:p>
    <w:p w:rsidR="00F82068" w:rsidRDefault="00F82068" w:rsidP="00F82068">
      <w:pPr>
        <w:pStyle w:val="BodyText"/>
      </w:pPr>
      <w:r>
        <w:t>where</w:t>
      </w:r>
    </w:p>
    <w:p w:rsidR="00F82068" w:rsidRPr="00A927C7" w:rsidRDefault="00F82068" w:rsidP="00F82068">
      <w:pPr>
        <w:pStyle w:val="BodyText"/>
      </w:pPr>
      <w:r w:rsidRPr="00CA23D3">
        <w:rPr>
          <w:rFonts w:ascii="Times New Roman" w:hAnsi="Times New Roman"/>
          <w:i/>
          <w:iCs/>
          <w:sz w:val="24"/>
          <w:szCs w:val="24"/>
        </w:rPr>
        <w:t>C</w:t>
      </w:r>
      <w:r w:rsidRPr="00CA23D3">
        <w:rPr>
          <w:rFonts w:ascii="Times New Roman" w:hAnsi="Times New Roman"/>
          <w:i/>
          <w:iCs/>
          <w:sz w:val="24"/>
          <w:szCs w:val="24"/>
          <w:vertAlign w:val="subscript"/>
        </w:rPr>
        <w:t>p,n</w:t>
      </w:r>
      <w:r w:rsidRPr="00A927C7">
        <w:tab/>
        <w:t xml:space="preserve">= </w:t>
      </w:r>
      <w:r w:rsidRPr="00CA23D3">
        <w:rPr>
          <w:rFonts w:ascii="Times New Roman" w:hAnsi="Times New Roman"/>
          <w:i/>
          <w:sz w:val="24"/>
          <w:szCs w:val="24"/>
        </w:rPr>
        <w:t>C</w:t>
      </w:r>
      <w:r w:rsidRPr="00CA23D3">
        <w:rPr>
          <w:rFonts w:ascii="Times New Roman" w:hAnsi="Times New Roman"/>
          <w:i/>
          <w:sz w:val="24"/>
          <w:szCs w:val="24"/>
          <w:vertAlign w:val="subscript"/>
        </w:rPr>
        <w:t>p</w:t>
      </w:r>
      <w:r w:rsidRPr="00A927C7">
        <w:t xml:space="preserve"> value at a given </w:t>
      </w:r>
      <w:r>
        <w:t>angle</w:t>
      </w:r>
      <w:r w:rsidRPr="00A927C7">
        <w:t xml:space="preserve"> between wind direction and the outward normal of the surface under consideration [dimensionless]</w:t>
      </w:r>
    </w:p>
    <w:p w:rsidR="00F82068" w:rsidRPr="00A927C7" w:rsidRDefault="00F82068" w:rsidP="00F82068">
      <w:pPr>
        <w:pStyle w:val="BodyText"/>
      </w:pPr>
      <w:r w:rsidRPr="00CA23D3">
        <w:rPr>
          <w:rFonts w:ascii="Times New Roman" w:hAnsi="Times New Roman"/>
          <w:sz w:val="24"/>
          <w:szCs w:val="24"/>
        </w:rPr>
        <w:t>α</w:t>
      </w:r>
      <w:r w:rsidRPr="00A927C7">
        <w:tab/>
      </w:r>
      <w:r>
        <w:tab/>
      </w:r>
      <w:r w:rsidRPr="00A927C7">
        <w:t>= Angle between wind direction and outward normal of wall under consideration [deg]</w:t>
      </w:r>
    </w:p>
    <w:p w:rsidR="00F82068" w:rsidRPr="00A927C7" w:rsidRDefault="00F82068" w:rsidP="00F82068">
      <w:pPr>
        <w:pStyle w:val="BodyText"/>
      </w:pPr>
      <w:r w:rsidRPr="00CA23D3">
        <w:rPr>
          <w:rFonts w:ascii="Times New Roman" w:hAnsi="Times New Roman"/>
          <w:i/>
          <w:iCs/>
          <w:sz w:val="24"/>
          <w:szCs w:val="24"/>
        </w:rPr>
        <w:t>G</w:t>
      </w:r>
      <w:r w:rsidRPr="00A927C7">
        <w:tab/>
      </w:r>
      <w:r>
        <w:tab/>
      </w:r>
      <w:r w:rsidRPr="00A927C7">
        <w:t xml:space="preserve">= Natural log of </w:t>
      </w:r>
      <w:r>
        <w:t xml:space="preserve">the </w:t>
      </w:r>
      <w:r w:rsidRPr="00A927C7">
        <w:t xml:space="preserve">ratio of </w:t>
      </w:r>
      <w:r>
        <w:t xml:space="preserve">the </w:t>
      </w:r>
      <w:r w:rsidRPr="00A927C7">
        <w:t xml:space="preserve">width of </w:t>
      </w:r>
      <w:r>
        <w:t xml:space="preserve">the </w:t>
      </w:r>
      <w:r w:rsidRPr="00A927C7">
        <w:t xml:space="preserve">wall under consideration to </w:t>
      </w:r>
      <w:r>
        <w:t xml:space="preserve">the </w:t>
      </w:r>
      <w:r w:rsidRPr="00A927C7">
        <w:t xml:space="preserve">width of </w:t>
      </w:r>
      <w:r>
        <w:t xml:space="preserve">the </w:t>
      </w:r>
      <w:r w:rsidRPr="00A927C7">
        <w:t>adjacent wall [dimensionless]</w:t>
      </w:r>
    </w:p>
    <w:p w:rsidR="00F82068" w:rsidRDefault="00F82068" w:rsidP="00F82068">
      <w:pPr>
        <w:pStyle w:val="BodyText"/>
      </w:pPr>
      <w:r w:rsidRPr="00CA23D3">
        <w:rPr>
          <w:rFonts w:ascii="Times New Roman" w:hAnsi="Times New Roman"/>
          <w:i/>
          <w:sz w:val="24"/>
          <w:szCs w:val="24"/>
        </w:rPr>
        <w:t>n</w:t>
      </w:r>
      <w:r w:rsidRPr="00A927C7">
        <w:t xml:space="preserve"> </w:t>
      </w:r>
      <w:r w:rsidRPr="00A927C7">
        <w:tab/>
      </w:r>
      <w:r>
        <w:tab/>
      </w:r>
      <w:r w:rsidRPr="00A927C7">
        <w:t>= Index of incident angle at 30</w:t>
      </w:r>
      <w:r>
        <w:t>-</w:t>
      </w:r>
      <w:r w:rsidRPr="00A927C7">
        <w:t>degree increments</w:t>
      </w:r>
    </w:p>
    <w:p w:rsidR="00F82068" w:rsidRDefault="00F82068" w:rsidP="00F82068">
      <w:pPr>
        <w:pStyle w:val="BodyText"/>
      </w:pPr>
      <w:r>
        <w:t xml:space="preserve">For walls of a high rise building, a two-dimensional array of surface-averaged wind pressure coefficients is generated based on wind incident angle and side ratio. The wind pressure coefficients are provided in 2001 ASHRAE Fundamentals Handbook, p. 16.5, Fig. 7, “Surface Averaged Wall Pressure Coefficients for Tall Buildings”. The original work was performed by Atkins et al. (1979). The incident angle has an increment of 30 degrees. The side ratio values are 0.25, 1.0, and 4.0. For a given incident angle and building aspect ratio, the program uses linear interpolation to calculate the corresponding wind pressure coefficient </w:t>
      </w:r>
      <w:r w:rsidRPr="00CA23D3">
        <w:rPr>
          <w:rFonts w:ascii="Times New Roman" w:hAnsi="Times New Roman"/>
          <w:i/>
          <w:sz w:val="24"/>
          <w:szCs w:val="24"/>
        </w:rPr>
        <w:t>C</w:t>
      </w:r>
      <w:r w:rsidRPr="00CA23D3">
        <w:rPr>
          <w:rFonts w:ascii="Times New Roman" w:hAnsi="Times New Roman"/>
          <w:i/>
          <w:sz w:val="24"/>
          <w:szCs w:val="24"/>
          <w:vertAlign w:val="subscript"/>
        </w:rPr>
        <w:t>p,n</w:t>
      </w:r>
      <w:r w:rsidRPr="00CA23D3">
        <w:rPr>
          <w:sz w:val="24"/>
          <w:szCs w:val="24"/>
        </w:rPr>
        <w:t>.</w:t>
      </w:r>
    </w:p>
    <w:p w:rsidR="00F82068" w:rsidRDefault="00F82068" w:rsidP="00F82068">
      <w:pPr>
        <w:pStyle w:val="BodyText"/>
      </w:pPr>
      <w:r>
        <w:t xml:space="preserve">For the roof of a high rise building, a two-dimensional array of surface-averaged wind pressure coefficients is also generated based on wind incident angle and side ratio. The wind pressure coefficients are provided in 2001 ASHRAE Fundamentals Handbook, p. 16.6, Fig. 9, “Surface Averaged Roof Pressure Coefficients for Tall Buildings”. The original work was performed by Holmes (1986). The incident angle has an increment of 30 degrees. The side ratio values are 0.25, 1.0, and 4.0. At a given wind incident angle and building aspect ratio, the program uses linear interpolation to calculate the corresponding wind pressure coefficient </w:t>
      </w:r>
      <w:r w:rsidRPr="00CA23D3">
        <w:rPr>
          <w:rFonts w:ascii="Times New Roman" w:hAnsi="Times New Roman"/>
          <w:i/>
          <w:sz w:val="24"/>
          <w:szCs w:val="24"/>
        </w:rPr>
        <w:t>C</w:t>
      </w:r>
      <w:r w:rsidRPr="00CA23D3">
        <w:rPr>
          <w:rFonts w:ascii="Times New Roman" w:hAnsi="Times New Roman"/>
          <w:i/>
          <w:sz w:val="24"/>
          <w:szCs w:val="24"/>
          <w:vertAlign w:val="subscript"/>
        </w:rPr>
        <w:t>p,n</w:t>
      </w:r>
      <w:r w:rsidRPr="00CA23D3">
        <w:rPr>
          <w:sz w:val="24"/>
          <w:szCs w:val="24"/>
        </w:rPr>
        <w:t>.</w:t>
      </w:r>
    </w:p>
    <w:p w:rsidR="00F82068" w:rsidRDefault="00F82068" w:rsidP="00F82068">
      <w:pPr>
        <w:pStyle w:val="BodyText"/>
      </w:pPr>
      <w:r>
        <w:t>The wind surface pressure at the given incident angle can be calculated by combining the above two equations:</w:t>
      </w:r>
    </w:p>
    <w:p w:rsidR="00F82068" w:rsidRPr="00B244FA" w:rsidRDefault="00F82068" w:rsidP="00F82068">
      <w:pPr>
        <w:pStyle w:val="Equation"/>
        <w:keepNext/>
      </w:pPr>
      <w:r w:rsidRPr="00694965">
        <w:rPr>
          <w:position w:val="-24"/>
        </w:rPr>
        <w:object w:dxaOrig="1719" w:dyaOrig="680">
          <v:shape id="_x0000_i1279" type="#_x0000_t75" style="width:86pt;height:34pt" o:ole="">
            <v:imagedata r:id="rId671" o:title=""/>
          </v:shape>
          <o:OLEObject Type="Embed" ProgID="Equation.DSMT4" ShapeID="_x0000_i1279" DrawAspect="Content" ObjectID="_1476180608" r:id="rId672"/>
        </w:object>
      </w:r>
    </w:p>
    <w:p w:rsidR="00F82068" w:rsidRDefault="00F82068" w:rsidP="00F82068">
      <w:pPr>
        <w:pStyle w:val="Heading4"/>
        <w:rPr>
          <w:lang w:val="en-CA"/>
        </w:rPr>
      </w:pPr>
      <w:r>
        <w:rPr>
          <w:lang w:val="en-CA"/>
        </w:rPr>
        <w:t>Solution method</w:t>
      </w:r>
    </w:p>
    <w:p w:rsidR="00F82068" w:rsidRDefault="00F82068" w:rsidP="00F82068">
      <w:pPr>
        <w:pStyle w:val="BodyText"/>
        <w:spacing w:before="240"/>
        <w:rPr>
          <w:rFonts w:eastAsia="SimSun"/>
          <w:lang w:eastAsia="zh-CN"/>
        </w:rPr>
      </w:pPr>
      <w:r>
        <w:rPr>
          <w:rFonts w:eastAsia="SimSun"/>
          <w:lang w:eastAsia="zh-CN"/>
        </w:rPr>
        <w:t xml:space="preserve">Based on the relationship between airflow rate and pressure drop for each component, a system of equations for all components can be assembled together in an n x n square matrix, where n is the number of nodes. </w:t>
      </w:r>
      <w:smartTag w:uri="urn:schemas-microsoft-com:office:smarttags" w:element="place">
        <w:smartTag w:uri="urn:schemas-microsoft-com:office:smarttags" w:element="City">
          <w:r>
            <w:rPr>
              <w:rFonts w:eastAsia="SimSun"/>
              <w:lang w:eastAsia="zh-CN"/>
            </w:rPr>
            <w:t>Newton</w:t>
          </w:r>
        </w:smartTag>
      </w:smartTag>
      <w:r>
        <w:rPr>
          <w:rFonts w:eastAsia="SimSun"/>
          <w:lang w:eastAsia="zh-CN"/>
        </w:rPr>
        <w:t>’s method is used to iteratively solve for the air pressure at each node. A new estimated vector for all node pressures, {P}*, is computed from the current estimated vector of node pressures, {P}, by:</w:t>
      </w:r>
    </w:p>
    <w:p w:rsidR="00F82068" w:rsidRPr="00434432" w:rsidRDefault="00F82068" w:rsidP="00F82068">
      <w:pPr>
        <w:pStyle w:val="Equation"/>
        <w:rPr>
          <w:rFonts w:eastAsia="SimSun"/>
        </w:rPr>
      </w:pPr>
      <w:r>
        <w:rPr>
          <w:rFonts w:eastAsia="SimSun"/>
          <w:noProof/>
          <w:lang w:eastAsia="zh-CN"/>
        </w:rPr>
        <w:drawing>
          <wp:inline distT="0" distB="0" distL="0" distR="0" wp14:anchorId="2452B07E" wp14:editId="13499596">
            <wp:extent cx="1066800" cy="276225"/>
            <wp:effectExtent l="0" t="0" r="0" b="9525"/>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066800" cy="276225"/>
                    </a:xfrm>
                    <a:prstGeom prst="rect">
                      <a:avLst/>
                    </a:prstGeom>
                    <a:noFill/>
                    <a:ln>
                      <a:noFill/>
                    </a:ln>
                  </pic:spPr>
                </pic:pic>
              </a:graphicData>
            </a:graphic>
          </wp:inline>
        </w:drawing>
      </w:r>
    </w:p>
    <w:p w:rsidR="00F82068" w:rsidRDefault="00F82068" w:rsidP="00F82068">
      <w:pPr>
        <w:pStyle w:val="BodyText"/>
        <w:rPr>
          <w:rFonts w:eastAsia="SimSun"/>
          <w:lang w:eastAsia="zh-CN"/>
        </w:rPr>
      </w:pPr>
      <w:r>
        <w:rPr>
          <w:rFonts w:eastAsia="SimSun"/>
          <w:lang w:eastAsia="zh-CN"/>
        </w:rPr>
        <w:t>where the correction vector, {C}, is computed by the matrix relationship:</w:t>
      </w:r>
    </w:p>
    <w:p w:rsidR="00F82068" w:rsidRDefault="00F82068" w:rsidP="00F82068">
      <w:pPr>
        <w:pStyle w:val="Equation"/>
      </w:pPr>
      <w:r>
        <w:rPr>
          <w:rFonts w:eastAsia="SimSun"/>
          <w:noProof/>
          <w:lang w:eastAsia="zh-CN"/>
        </w:rPr>
        <w:drawing>
          <wp:inline distT="0" distB="0" distL="0" distR="0" wp14:anchorId="08FC5DBC" wp14:editId="54A4984A">
            <wp:extent cx="866775" cy="257175"/>
            <wp:effectExtent l="0" t="0" r="9525" b="9525"/>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866775" cy="257175"/>
                    </a:xfrm>
                    <a:prstGeom prst="rect">
                      <a:avLst/>
                    </a:prstGeom>
                    <a:noFill/>
                    <a:ln>
                      <a:noFill/>
                    </a:ln>
                  </pic:spPr>
                </pic:pic>
              </a:graphicData>
            </a:graphic>
          </wp:inline>
        </w:drawing>
      </w:r>
    </w:p>
    <w:p w:rsidR="00F82068" w:rsidRDefault="00F82068" w:rsidP="00F82068">
      <w:pPr>
        <w:pStyle w:val="BodyText"/>
        <w:rPr>
          <w:rFonts w:eastAsia="SimSun"/>
          <w:lang w:eastAsia="zh-CN"/>
        </w:rPr>
      </w:pPr>
      <w:r>
        <w:rPr>
          <w:rFonts w:eastAsia="SimSun"/>
          <w:lang w:eastAsia="zh-CN"/>
        </w:rPr>
        <w:t>{B} is a column vector with each component given by:</w:t>
      </w:r>
    </w:p>
    <w:p w:rsidR="00F82068" w:rsidRDefault="00F82068" w:rsidP="00F82068">
      <w:pPr>
        <w:pStyle w:val="Equation"/>
      </w:pPr>
      <w:r>
        <w:rPr>
          <w:rFonts w:eastAsia="SimSun"/>
          <w:noProof/>
          <w:lang w:eastAsia="zh-CN"/>
        </w:rPr>
        <w:lastRenderedPageBreak/>
        <w:drawing>
          <wp:inline distT="0" distB="0" distL="0" distR="0" wp14:anchorId="4973220E" wp14:editId="60EE3E63">
            <wp:extent cx="685800" cy="4191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685800" cy="419100"/>
                    </a:xfrm>
                    <a:prstGeom prst="rect">
                      <a:avLst/>
                    </a:prstGeom>
                    <a:noFill/>
                    <a:ln>
                      <a:noFill/>
                    </a:ln>
                  </pic:spPr>
                </pic:pic>
              </a:graphicData>
            </a:graphic>
          </wp:inline>
        </w:drawing>
      </w:r>
    </w:p>
    <w:p w:rsidR="00F82068" w:rsidRDefault="00F82068" w:rsidP="00F82068">
      <w:pPr>
        <w:pStyle w:val="BodyText"/>
      </w:pPr>
      <w:r>
        <w:t>where n is the node number and i indicates all flow paths connecting node n to other nodes, and [J] is the square Jacobian matrix whose elements are given by:</w:t>
      </w:r>
    </w:p>
    <w:p w:rsidR="00F82068" w:rsidRDefault="00F82068" w:rsidP="00F82068">
      <w:pPr>
        <w:pStyle w:val="Equation"/>
      </w:pPr>
      <w:r>
        <w:rPr>
          <w:noProof/>
          <w:lang w:eastAsia="zh-CN"/>
        </w:rPr>
        <w:drawing>
          <wp:inline distT="0" distB="0" distL="0" distR="0" wp14:anchorId="2EDC4ADC" wp14:editId="5430AD2B">
            <wp:extent cx="876300" cy="523875"/>
            <wp:effectExtent l="0" t="0" r="0" b="9525"/>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76300" cy="523875"/>
                    </a:xfrm>
                    <a:prstGeom prst="rect">
                      <a:avLst/>
                    </a:prstGeom>
                    <a:noFill/>
                    <a:ln>
                      <a:noFill/>
                    </a:ln>
                  </pic:spPr>
                </pic:pic>
              </a:graphicData>
            </a:graphic>
          </wp:inline>
        </w:drawing>
      </w:r>
      <w:r>
        <w:t xml:space="preserve">  </w:t>
      </w:r>
    </w:p>
    <w:p w:rsidR="00F82068" w:rsidRPr="00A927C7" w:rsidRDefault="00F82068" w:rsidP="00F82068">
      <w:pPr>
        <w:pStyle w:val="Heading4"/>
        <w:rPr>
          <w:rFonts w:eastAsia="SimSun"/>
          <w:lang w:eastAsia="zh-CN"/>
        </w:rPr>
      </w:pPr>
      <w:r>
        <w:rPr>
          <w:rFonts w:eastAsia="SimSun"/>
          <w:lang w:eastAsia="zh-CN"/>
        </w:rPr>
        <w:t>Convergence acceleration</w:t>
      </w:r>
    </w:p>
    <w:p w:rsidR="00F82068" w:rsidRDefault="00F82068" w:rsidP="00F82068">
      <w:pPr>
        <w:pStyle w:val="BodyText"/>
        <w:keepNext/>
      </w:pPr>
      <w:r>
        <w:t>The convergence tolerance is used to check the sum of the mass flow rates by applying mass conservation. The convergence acceleration equation shown below is used to correct the node pressures to more rapidly obtain a solution. By assuming a constant ratio of correction values from one iteration to the next, the following method is applied:</w:t>
      </w:r>
    </w:p>
    <w:p w:rsidR="00F82068" w:rsidRDefault="00F82068" w:rsidP="00F82068">
      <w:pPr>
        <w:pStyle w:val="Equation"/>
      </w:pPr>
      <w:r w:rsidRPr="00694965">
        <w:rPr>
          <w:position w:val="-12"/>
        </w:rPr>
        <w:object w:dxaOrig="2000" w:dyaOrig="380">
          <v:shape id="_x0000_i1280" type="#_x0000_t75" style="width:100pt;height:19pt" o:ole="">
            <v:imagedata r:id="rId677" o:title=""/>
          </v:shape>
          <o:OLEObject Type="Embed" ProgID="Equation.DSMT4" ShapeID="_x0000_i1280" DrawAspect="Content" ObjectID="_1476180609" r:id="rId678"/>
        </w:object>
      </w:r>
    </w:p>
    <w:p w:rsidR="00F82068" w:rsidRDefault="00F82068" w:rsidP="00F82068">
      <w:pPr>
        <w:pStyle w:val="BodyText"/>
        <w:keepNext/>
      </w:pPr>
      <w:r>
        <w:t>where</w:t>
      </w:r>
    </w:p>
    <w:p w:rsidR="00F82068" w:rsidRDefault="00F82068" w:rsidP="00F82068">
      <w:pPr>
        <w:pStyle w:val="BodyText"/>
      </w:pPr>
      <w:r w:rsidRPr="00CA23D3">
        <w:rPr>
          <w:rFonts w:ascii="Times New Roman" w:hAnsi="Times New Roman"/>
          <w:i/>
          <w:sz w:val="24"/>
          <w:szCs w:val="24"/>
        </w:rPr>
        <w:t>r</w:t>
      </w:r>
      <w:r>
        <w:tab/>
        <w:t>= the ratio of C</w:t>
      </w:r>
      <w:r w:rsidRPr="00B07E2C">
        <w:rPr>
          <w:vertAlign w:val="subscript"/>
        </w:rPr>
        <w:t>n</w:t>
      </w:r>
      <w:r>
        <w:t xml:space="preserve"> for the current iteration to its value for the previous iteration [dimensionless]</w:t>
      </w:r>
    </w:p>
    <w:p w:rsidR="00F82068" w:rsidRDefault="00F82068" w:rsidP="00F82068">
      <w:pPr>
        <w:pStyle w:val="BodyText"/>
      </w:pPr>
      <w:r w:rsidRPr="00CA23D3">
        <w:rPr>
          <w:rFonts w:ascii="Times New Roman" w:hAnsi="Times New Roman"/>
          <w:i/>
          <w:sz w:val="24"/>
          <w:szCs w:val="24"/>
        </w:rPr>
        <w:t>C</w:t>
      </w:r>
      <w:r w:rsidRPr="00CA23D3">
        <w:rPr>
          <w:rFonts w:ascii="Times New Roman" w:hAnsi="Times New Roman"/>
          <w:i/>
          <w:sz w:val="24"/>
          <w:szCs w:val="24"/>
          <w:vertAlign w:val="subscript"/>
        </w:rPr>
        <w:t>n</w:t>
      </w:r>
      <w:r>
        <w:tab/>
        <w:t>= Correction value at the n</w:t>
      </w:r>
      <w:r w:rsidRPr="00A14D27">
        <w:rPr>
          <w:vertAlign w:val="subscript"/>
        </w:rPr>
        <w:t>th</w:t>
      </w:r>
      <w:r>
        <w:t xml:space="preserve"> node [Pa]</w:t>
      </w:r>
    </w:p>
    <w:p w:rsidR="00F82068" w:rsidRDefault="00F82068" w:rsidP="00F82068">
      <w:pPr>
        <w:pStyle w:val="BodyText"/>
      </w:pPr>
      <w:r w:rsidRPr="00CA23D3">
        <w:rPr>
          <w:rFonts w:ascii="Times New Roman" w:hAnsi="Times New Roman"/>
          <w:i/>
          <w:sz w:val="24"/>
          <w:szCs w:val="24"/>
        </w:rPr>
        <w:t>P</w:t>
      </w:r>
      <w:r w:rsidRPr="00CA23D3">
        <w:rPr>
          <w:rFonts w:ascii="Times New Roman" w:hAnsi="Times New Roman"/>
          <w:i/>
          <w:sz w:val="24"/>
          <w:szCs w:val="24"/>
          <w:vertAlign w:val="subscript"/>
        </w:rPr>
        <w:t>n</w:t>
      </w:r>
      <w:r>
        <w:rPr>
          <w:vertAlign w:val="subscript"/>
        </w:rPr>
        <w:t xml:space="preserve"> </w:t>
      </w:r>
      <w:r>
        <w:rPr>
          <w:vertAlign w:val="subscript"/>
        </w:rPr>
        <w:tab/>
      </w:r>
      <w:r w:rsidRPr="00B07E2C">
        <w:t>=</w:t>
      </w:r>
      <w:r>
        <w:t xml:space="preserve"> Estimated pressure at the n</w:t>
      </w:r>
      <w:r w:rsidRPr="00A14D27">
        <w:rPr>
          <w:vertAlign w:val="subscript"/>
        </w:rPr>
        <w:t>th</w:t>
      </w:r>
      <w:r>
        <w:t xml:space="preserve"> node [Pa]</w:t>
      </w:r>
    </w:p>
    <w:p w:rsidR="00F82068" w:rsidRDefault="00F82068" w:rsidP="00F82068">
      <w:pPr>
        <w:pStyle w:val="BodyText"/>
      </w:pPr>
      <w:r w:rsidRPr="00CA23D3">
        <w:rPr>
          <w:rFonts w:ascii="Times New Roman" w:hAnsi="Times New Roman"/>
          <w:i/>
        </w:rPr>
        <w:t>P</w:t>
      </w:r>
      <w:r w:rsidRPr="00CA23D3">
        <w:rPr>
          <w:rFonts w:ascii="Times New Roman" w:hAnsi="Times New Roman"/>
          <w:i/>
          <w:vertAlign w:val="subscript"/>
        </w:rPr>
        <w:t>n</w:t>
      </w:r>
      <w:r w:rsidRPr="00CA23D3">
        <w:rPr>
          <w:rFonts w:ascii="Times New Roman" w:hAnsi="Times New Roman"/>
          <w:i/>
          <w:vertAlign w:val="superscript"/>
        </w:rPr>
        <w:t>*</w:t>
      </w:r>
      <w:r w:rsidRPr="001B4D1A">
        <w:rPr>
          <w:rFonts w:ascii="Times New Roman" w:hAnsi="Times New Roman"/>
          <w:i/>
          <w:sz w:val="22"/>
          <w:szCs w:val="22"/>
          <w:vertAlign w:val="subscript"/>
        </w:rPr>
        <w:t xml:space="preserve"> </w:t>
      </w:r>
      <w:r>
        <w:rPr>
          <w:vertAlign w:val="subscript"/>
        </w:rPr>
        <w:tab/>
      </w:r>
      <w:r w:rsidRPr="00B07E2C">
        <w:t>=</w:t>
      </w:r>
      <w:r>
        <w:t xml:space="preserve"> Corrected pressure at the n</w:t>
      </w:r>
      <w:r w:rsidRPr="00A14D27">
        <w:rPr>
          <w:vertAlign w:val="subscript"/>
        </w:rPr>
        <w:t>th</w:t>
      </w:r>
      <w:r>
        <w:t xml:space="preserve"> node used in the next iteration [Pa]</w:t>
      </w:r>
    </w:p>
    <w:p w:rsidR="00F82068" w:rsidRDefault="00F82068" w:rsidP="00F82068">
      <w:pPr>
        <w:pStyle w:val="BodyText"/>
        <w:keepNext/>
      </w:pPr>
      <w:r>
        <w:t>This method is similar to a Steffensen iteration (Conte and de Boor 1972) which is used as a fixed-point iteration method for individual nonlinear equations.</w:t>
      </w:r>
    </w:p>
    <w:p w:rsidR="00F82068" w:rsidRDefault="00F82068" w:rsidP="00F82068">
      <w:pPr>
        <w:pStyle w:val="BodyText"/>
        <w:keepNext/>
      </w:pPr>
      <w:r>
        <w:t xml:space="preserve">The iteration correction method presented in the above equation gives a variable factor. When the solution is close to convergence, the solution method converges quadratically. By limiting cases where the value of r is less than some value, such as -0.5, the solution will not interfere with the rapid convergence. It has not been proven that the convergence acceleration equation will always lead to convergence, but it can be shown that it will not prevent convergence. </w:t>
      </w:r>
      <w:smartTag w:uri="urn:schemas-microsoft-com:office:smarttags" w:element="place">
        <w:smartTag w:uri="urn:schemas-microsoft-com:office:smarttags" w:element="City">
          <w:r>
            <w:t>Newton</w:t>
          </w:r>
        </w:smartTag>
      </w:smartTag>
      <w:r>
        <w:t xml:space="preserve">’s method converges when the estimated solution values are within some distance, called the radius of convergence, or the correct solution. Applying the convergence acceleration equation when -1 &lt; r &lt;0, will cause a smaller correction than </w:t>
      </w:r>
      <w:smartTag w:uri="urn:schemas-microsoft-com:office:smarttags" w:element="place">
        <w:smartTag w:uri="urn:schemas-microsoft-com:office:smarttags" w:element="City">
          <w:r>
            <w:t>Newton</w:t>
          </w:r>
        </w:smartTag>
      </w:smartTag>
      <w:r>
        <w:t>’s method, which therefore, can not force the iterations outside the radius of convergence. When r&lt;-1, the solution diverges in an oscillatory fashion. When r&gt;1, the solution also diverges, but in a nonoscillatory manner. For 0&lt;r&lt;1, the solution is approached from one direction. In all three cases, the convergence acceleration equation applies as long as r is truly constant over several iterations. However, for the last case, this involves a true extrapolation of correction factor which is very sensitive to the accuracy of r. This is most extreme for the case of r=1, which would cause an infinite correction.</w:t>
      </w:r>
    </w:p>
    <w:p w:rsidR="00F82068" w:rsidRDefault="00F82068" w:rsidP="00F82068">
      <w:pPr>
        <w:pStyle w:val="Heading3"/>
      </w:pPr>
      <w:bookmarkStart w:id="457" w:name="_Toc133319764"/>
      <w:bookmarkStart w:id="458" w:name="_Toc399401257"/>
      <w:r>
        <w:t>Node Temperature Calculations</w:t>
      </w:r>
      <w:bookmarkEnd w:id="457"/>
      <w:bookmarkEnd w:id="458"/>
    </w:p>
    <w:p w:rsidR="00F82068" w:rsidRDefault="00F82068" w:rsidP="00F82068">
      <w:pPr>
        <w:pStyle w:val="BodyText"/>
      </w:pPr>
      <w:r>
        <w:t>A brief description of the air node temperature calculation is given below. A detailed description can be found in the work of Swami et al. (1992). The following equation is used to calculate temperature distribution across a duct element at the given airflow rate and inlet air temperature:</w:t>
      </w:r>
    </w:p>
    <w:p w:rsidR="00F82068" w:rsidRDefault="00F82068" w:rsidP="00F82068">
      <w:pPr>
        <w:pStyle w:val="Equation"/>
      </w:pPr>
      <w:r>
        <w:rPr>
          <w:noProof/>
          <w:lang w:eastAsia="zh-CN"/>
        </w:rPr>
        <w:drawing>
          <wp:inline distT="0" distB="0" distL="0" distR="0" wp14:anchorId="6A701CE4" wp14:editId="6A114199">
            <wp:extent cx="1409700" cy="390525"/>
            <wp:effectExtent l="0" t="0" r="0" b="9525"/>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p w:rsidR="00F82068" w:rsidRDefault="00F82068" w:rsidP="00F82068">
      <w:pPr>
        <w:pStyle w:val="BodyText"/>
      </w:pPr>
      <w:r>
        <w:lastRenderedPageBreak/>
        <w:t>where</w:t>
      </w:r>
    </w:p>
    <w:p w:rsidR="00F82068" w:rsidRDefault="00F82068" w:rsidP="00F82068">
      <w:pPr>
        <w:pStyle w:val="BodyText"/>
      </w:pPr>
      <w:r>
        <w:rPr>
          <w:rFonts w:ascii="Times New Roman" w:hAnsi="Times New Roman"/>
          <w:i/>
          <w:iCs/>
          <w:sz w:val="24"/>
          <w:szCs w:val="24"/>
        </w:rPr>
        <w:t>C</w:t>
      </w:r>
      <w:r>
        <w:rPr>
          <w:rFonts w:ascii="Times New Roman" w:hAnsi="Times New Roman"/>
          <w:i/>
          <w:iCs/>
          <w:sz w:val="24"/>
          <w:szCs w:val="24"/>
          <w:vertAlign w:val="subscript"/>
        </w:rPr>
        <w:t>p</w:t>
      </w:r>
      <w:r>
        <w:tab/>
        <w:t>= Specific heat of airflow [J/kg</w:t>
      </w:r>
      <w:r>
        <w:rPr>
          <w:rFonts w:cs="Arial"/>
        </w:rPr>
        <w:t>•</w:t>
      </w:r>
      <w:r>
        <w:t>K]</w:t>
      </w:r>
    </w:p>
    <w:p w:rsidR="00F82068" w:rsidRDefault="00F82068" w:rsidP="00F82068">
      <w:pPr>
        <w:pStyle w:val="BodyText"/>
      </w:pPr>
      <w:r>
        <w:rPr>
          <w:noProof/>
          <w:position w:val="-6"/>
          <w:lang w:eastAsia="zh-CN"/>
        </w:rPr>
        <w:drawing>
          <wp:inline distT="0" distB="0" distL="0" distR="0" wp14:anchorId="330E8491" wp14:editId="4F007D6D">
            <wp:extent cx="161925" cy="276225"/>
            <wp:effectExtent l="0" t="0" r="0" b="9525"/>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61925" cy="276225"/>
                    </a:xfrm>
                    <a:prstGeom prst="rect">
                      <a:avLst/>
                    </a:prstGeom>
                    <a:noFill/>
                    <a:ln>
                      <a:noFill/>
                    </a:ln>
                  </pic:spPr>
                </pic:pic>
              </a:graphicData>
            </a:graphic>
          </wp:inline>
        </w:drawing>
      </w:r>
      <w:r>
        <w:tab/>
        <w:t>= Airflow rate [kg/s]</w:t>
      </w:r>
    </w:p>
    <w:p w:rsidR="00F82068" w:rsidRDefault="00F82068" w:rsidP="00F82068">
      <w:pPr>
        <w:pStyle w:val="BodyText"/>
      </w:pPr>
      <w:r>
        <w:rPr>
          <w:rFonts w:ascii="Times New Roman" w:hAnsi="Times New Roman"/>
          <w:i/>
          <w:iCs/>
          <w:sz w:val="24"/>
          <w:szCs w:val="24"/>
        </w:rPr>
        <w:t>P</w:t>
      </w:r>
      <w:r>
        <w:tab/>
        <w:t>= Perimeter of a duct element [m]</w:t>
      </w:r>
    </w:p>
    <w:p w:rsidR="00F82068" w:rsidRDefault="00F82068" w:rsidP="00F82068">
      <w:pPr>
        <w:pStyle w:val="BodyText"/>
      </w:pPr>
      <w:r>
        <w:rPr>
          <w:rFonts w:ascii="Times New Roman" w:hAnsi="Times New Roman"/>
          <w:i/>
          <w:iCs/>
          <w:sz w:val="24"/>
          <w:szCs w:val="24"/>
        </w:rPr>
        <w:t>T</w:t>
      </w:r>
      <w:r>
        <w:tab/>
        <w:t>= Temperature as a field variable [</w:t>
      </w:r>
      <w:r w:rsidRPr="005713CB">
        <w:rPr>
          <w:rFonts w:cs="Arial"/>
        </w:rPr>
        <w:t>°</w:t>
      </w:r>
      <w:r>
        <w:t>C]</w:t>
      </w:r>
    </w:p>
    <w:p w:rsidR="00F82068" w:rsidRDefault="00F82068" w:rsidP="00F82068">
      <w:pPr>
        <w:pStyle w:val="BodyText"/>
      </w:pPr>
      <w:r>
        <w:rPr>
          <w:noProof/>
          <w:position w:val="-12"/>
          <w:lang w:eastAsia="zh-CN"/>
        </w:rPr>
        <w:drawing>
          <wp:inline distT="0" distB="0" distL="0" distR="0" wp14:anchorId="60D894C3" wp14:editId="6FCFF8B2">
            <wp:extent cx="228600" cy="2286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ab/>
        <w:t>= Temperature of air surrounding the duct element [</w:t>
      </w:r>
      <w:r w:rsidRPr="005713CB">
        <w:rPr>
          <w:rFonts w:cs="Arial"/>
        </w:rPr>
        <w:t>°</w:t>
      </w:r>
      <w:r>
        <w:t>C]</w:t>
      </w:r>
    </w:p>
    <w:p w:rsidR="00F82068" w:rsidRDefault="00F82068" w:rsidP="00F82068">
      <w:pPr>
        <w:pStyle w:val="BodyText"/>
      </w:pPr>
      <w:r>
        <w:rPr>
          <w:rFonts w:ascii="Times New Roman" w:hAnsi="Times New Roman"/>
          <w:i/>
          <w:iCs/>
          <w:sz w:val="24"/>
          <w:szCs w:val="24"/>
        </w:rPr>
        <w:t>U</w:t>
      </w:r>
      <w:r>
        <w:tab/>
        <w:t>= Overall heat transfer coefficient [W/m</w:t>
      </w:r>
      <w:r>
        <w:rPr>
          <w:vertAlign w:val="superscript"/>
        </w:rPr>
        <w:t>2</w:t>
      </w:r>
      <w:r>
        <w:rPr>
          <w:rFonts w:cs="Arial"/>
        </w:rPr>
        <w:t>•</w:t>
      </w:r>
      <w:r>
        <w:t>K]</w:t>
      </w:r>
    </w:p>
    <w:p w:rsidR="00F82068" w:rsidRDefault="00F82068" w:rsidP="00F82068">
      <w:pPr>
        <w:pStyle w:val="Equation"/>
      </w:pPr>
      <w:r>
        <w:rPr>
          <w:noProof/>
          <w:lang w:eastAsia="zh-CN"/>
        </w:rPr>
        <w:drawing>
          <wp:inline distT="0" distB="0" distL="0" distR="0" wp14:anchorId="1884A82C" wp14:editId="34345BDA">
            <wp:extent cx="1247775" cy="657225"/>
            <wp:effectExtent l="0" t="0" r="9525" b="9525"/>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1247775" cy="657225"/>
                    </a:xfrm>
                    <a:prstGeom prst="rect">
                      <a:avLst/>
                    </a:prstGeom>
                    <a:noFill/>
                    <a:ln>
                      <a:noFill/>
                    </a:ln>
                  </pic:spPr>
                </pic:pic>
              </a:graphicData>
            </a:graphic>
          </wp:inline>
        </w:drawing>
      </w:r>
    </w:p>
    <w:p w:rsidR="00F82068" w:rsidRDefault="00F82068" w:rsidP="00F82068">
      <w:pPr>
        <w:pStyle w:val="BodyText"/>
        <w:ind w:firstLine="360"/>
      </w:pPr>
      <w:r>
        <w:rPr>
          <w:rFonts w:ascii="Times New Roman" w:hAnsi="Times New Roman"/>
          <w:i/>
          <w:iCs/>
          <w:sz w:val="24"/>
          <w:szCs w:val="24"/>
        </w:rPr>
        <w:t>h</w:t>
      </w:r>
      <w:r>
        <w:rPr>
          <w:rFonts w:ascii="Times New Roman" w:hAnsi="Times New Roman"/>
          <w:i/>
          <w:iCs/>
          <w:sz w:val="24"/>
          <w:szCs w:val="24"/>
          <w:vertAlign w:val="subscript"/>
        </w:rPr>
        <w:t xml:space="preserve">i </w:t>
      </w:r>
      <w:r>
        <w:tab/>
        <w:t>= Inside heat transfer coefficient [W/m</w:t>
      </w:r>
      <w:r>
        <w:rPr>
          <w:vertAlign w:val="superscript"/>
        </w:rPr>
        <w:t>2</w:t>
      </w:r>
      <w:r>
        <w:rPr>
          <w:rFonts w:cs="Arial"/>
        </w:rPr>
        <w:t>•</w:t>
      </w:r>
      <w:r>
        <w:t>K]</w:t>
      </w:r>
    </w:p>
    <w:p w:rsidR="00F82068" w:rsidRDefault="00F82068" w:rsidP="00F82068">
      <w:pPr>
        <w:pStyle w:val="BodyText"/>
        <w:ind w:firstLine="360"/>
      </w:pPr>
      <w:r>
        <w:rPr>
          <w:rFonts w:ascii="Times New Roman" w:hAnsi="Times New Roman"/>
          <w:i/>
          <w:iCs/>
          <w:sz w:val="24"/>
          <w:szCs w:val="24"/>
        </w:rPr>
        <w:t>h</w:t>
      </w:r>
      <w:r>
        <w:rPr>
          <w:rFonts w:ascii="Times New Roman" w:hAnsi="Times New Roman"/>
          <w:i/>
          <w:iCs/>
          <w:sz w:val="24"/>
          <w:szCs w:val="24"/>
          <w:vertAlign w:val="subscript"/>
        </w:rPr>
        <w:t>o</w:t>
      </w:r>
      <w:r>
        <w:rPr>
          <w:vertAlign w:val="subscript"/>
        </w:rPr>
        <w:tab/>
      </w:r>
      <w:r>
        <w:t>= Outside heat transfer coefficient [W/m</w:t>
      </w:r>
      <w:r>
        <w:rPr>
          <w:vertAlign w:val="superscript"/>
        </w:rPr>
        <w:t>2</w:t>
      </w:r>
      <w:r>
        <w:rPr>
          <w:rFonts w:cs="Arial"/>
        </w:rPr>
        <w:t>•</w:t>
      </w:r>
      <w:r>
        <w:t>K]</w:t>
      </w:r>
    </w:p>
    <w:p w:rsidR="00F82068" w:rsidRDefault="00F82068" w:rsidP="00F82068">
      <w:pPr>
        <w:pStyle w:val="BodyText"/>
        <w:ind w:firstLine="360"/>
      </w:pPr>
      <w:r>
        <w:rPr>
          <w:rFonts w:ascii="Times New Roman" w:hAnsi="Times New Roman"/>
          <w:i/>
          <w:iCs/>
          <w:sz w:val="24"/>
          <w:szCs w:val="24"/>
        </w:rPr>
        <w:t>t</w:t>
      </w:r>
      <w:r>
        <w:rPr>
          <w:rFonts w:ascii="Times New Roman" w:hAnsi="Times New Roman"/>
          <w:i/>
          <w:iCs/>
          <w:sz w:val="24"/>
          <w:szCs w:val="24"/>
          <w:vertAlign w:val="subscript"/>
        </w:rPr>
        <w:t>j</w:t>
      </w:r>
      <w:r>
        <w:tab/>
        <w:t>= Thickness at j-th layer [m]</w:t>
      </w:r>
    </w:p>
    <w:p w:rsidR="00F82068" w:rsidRDefault="00F82068" w:rsidP="00F82068">
      <w:pPr>
        <w:pStyle w:val="BodyText"/>
        <w:ind w:firstLine="360"/>
      </w:pPr>
      <w:r>
        <w:rPr>
          <w:rFonts w:ascii="Times New Roman" w:hAnsi="Times New Roman"/>
          <w:i/>
          <w:iCs/>
          <w:sz w:val="24"/>
          <w:szCs w:val="24"/>
        </w:rPr>
        <w:t>k</w:t>
      </w:r>
      <w:r>
        <w:rPr>
          <w:rFonts w:ascii="Times New Roman" w:hAnsi="Times New Roman"/>
          <w:i/>
          <w:iCs/>
          <w:sz w:val="24"/>
          <w:szCs w:val="24"/>
          <w:vertAlign w:val="subscript"/>
        </w:rPr>
        <w:t>j</w:t>
      </w:r>
      <w:r>
        <w:tab/>
        <w:t>= Thermal conductivity at j-th layer [W/m</w:t>
      </w:r>
      <w:r>
        <w:rPr>
          <w:rFonts w:cs="Arial"/>
        </w:rPr>
        <w:t>•</w:t>
      </w:r>
      <w:r>
        <w:t>K]</w:t>
      </w:r>
    </w:p>
    <w:p w:rsidR="00F82068" w:rsidRDefault="00F82068" w:rsidP="00F82068">
      <w:pPr>
        <w:pStyle w:val="BodyText"/>
      </w:pPr>
    </w:p>
    <w:p w:rsidR="00F82068" w:rsidRDefault="00F82068" w:rsidP="00F82068">
      <w:pPr>
        <w:pStyle w:val="BodyText"/>
      </w:pPr>
      <w:r>
        <w:t>The outlet air temperature at the end of the duct (x=L) is:</w:t>
      </w:r>
    </w:p>
    <w:p w:rsidR="00F82068" w:rsidRDefault="00F82068" w:rsidP="00F82068">
      <w:pPr>
        <w:pStyle w:val="Equation"/>
      </w:pPr>
      <w:r>
        <w:rPr>
          <w:noProof/>
          <w:lang w:eastAsia="zh-CN"/>
        </w:rPr>
        <w:drawing>
          <wp:inline distT="0" distB="0" distL="0" distR="0" wp14:anchorId="57B4990E" wp14:editId="46608647">
            <wp:extent cx="2019300" cy="657225"/>
            <wp:effectExtent l="0" t="0" r="0" b="9525"/>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19300" cy="657225"/>
                    </a:xfrm>
                    <a:prstGeom prst="rect">
                      <a:avLst/>
                    </a:prstGeom>
                    <a:noFill/>
                    <a:ln>
                      <a:noFill/>
                    </a:ln>
                  </pic:spPr>
                </pic:pic>
              </a:graphicData>
            </a:graphic>
          </wp:inline>
        </w:drawing>
      </w:r>
    </w:p>
    <w:p w:rsidR="00F82068" w:rsidRDefault="00F82068" w:rsidP="00F82068">
      <w:pPr>
        <w:pStyle w:val="BodyText"/>
      </w:pPr>
      <w:r>
        <w:t>where</w:t>
      </w:r>
    </w:p>
    <w:p w:rsidR="00F82068" w:rsidRDefault="00F82068" w:rsidP="00F82068">
      <w:pPr>
        <w:pStyle w:val="BodyText"/>
      </w:pPr>
      <w:r>
        <w:tab/>
      </w:r>
      <w:r w:rsidRPr="00CA23D3">
        <w:rPr>
          <w:rFonts w:ascii="Times New Roman" w:hAnsi="Times New Roman"/>
          <w:i/>
          <w:sz w:val="24"/>
          <w:szCs w:val="24"/>
        </w:rPr>
        <w:t>T</w:t>
      </w:r>
      <w:r w:rsidRPr="00CA23D3">
        <w:rPr>
          <w:rFonts w:ascii="Times New Roman" w:hAnsi="Times New Roman"/>
          <w:i/>
          <w:sz w:val="24"/>
          <w:szCs w:val="24"/>
          <w:vertAlign w:val="subscript"/>
        </w:rPr>
        <w:t>i</w:t>
      </w:r>
      <w:r>
        <w:tab/>
        <w:t>= Inlet air temperature [</w:t>
      </w:r>
      <w:r w:rsidRPr="005713CB">
        <w:rPr>
          <w:rFonts w:cs="Arial"/>
        </w:rPr>
        <w:t>°</w:t>
      </w:r>
      <w:r>
        <w:t>C]</w:t>
      </w:r>
    </w:p>
    <w:p w:rsidR="00F82068" w:rsidRDefault="00F82068" w:rsidP="00F82068">
      <w:pPr>
        <w:pStyle w:val="BodyText"/>
      </w:pPr>
      <w:r>
        <w:tab/>
      </w:r>
      <w:r w:rsidRPr="00CA23D3">
        <w:rPr>
          <w:rFonts w:ascii="Times New Roman" w:hAnsi="Times New Roman"/>
          <w:i/>
          <w:sz w:val="24"/>
          <w:szCs w:val="24"/>
        </w:rPr>
        <w:t>T</w:t>
      </w:r>
      <w:r w:rsidRPr="00CA23D3">
        <w:rPr>
          <w:rFonts w:ascii="Times New Roman" w:hAnsi="Times New Roman"/>
          <w:i/>
          <w:sz w:val="24"/>
          <w:szCs w:val="24"/>
          <w:vertAlign w:val="subscript"/>
        </w:rPr>
        <w:t>o</w:t>
      </w:r>
      <w:r>
        <w:tab/>
        <w:t>= Outlet air temperature [</w:t>
      </w:r>
      <w:r w:rsidRPr="005713CB">
        <w:rPr>
          <w:rFonts w:cs="Arial"/>
        </w:rPr>
        <w:t>°</w:t>
      </w:r>
      <w:r>
        <w:t>C]</w:t>
      </w:r>
    </w:p>
    <w:p w:rsidR="00F82068" w:rsidRDefault="00F82068" w:rsidP="00F82068">
      <w:pPr>
        <w:pStyle w:val="BodyText"/>
      </w:pPr>
      <w:r>
        <w:tab/>
      </w:r>
      <w:r w:rsidRPr="00CA23D3">
        <w:rPr>
          <w:rFonts w:ascii="Times New Roman" w:hAnsi="Times New Roman"/>
          <w:i/>
          <w:sz w:val="24"/>
          <w:szCs w:val="24"/>
        </w:rPr>
        <w:t>T</w:t>
      </w:r>
      <w:r w:rsidRPr="00CA23D3">
        <w:rPr>
          <w:rFonts w:ascii="Times New Roman" w:hAnsi="Times New Roman"/>
          <w:i/>
          <w:sz w:val="24"/>
          <w:szCs w:val="24"/>
          <w:vertAlign w:val="subscript"/>
        </w:rPr>
        <w:t>∞</w:t>
      </w:r>
      <w:r>
        <w:tab/>
        <w:t>= Temperature of air surrounding the duct element [</w:t>
      </w:r>
      <w:r w:rsidRPr="005713CB">
        <w:rPr>
          <w:rFonts w:cs="Arial"/>
        </w:rPr>
        <w:t>°</w:t>
      </w:r>
      <w:r>
        <w:t>C]</w:t>
      </w:r>
    </w:p>
    <w:p w:rsidR="00F82068" w:rsidRDefault="00F82068" w:rsidP="00F82068">
      <w:pPr>
        <w:pStyle w:val="BodyText"/>
      </w:pPr>
      <w:r>
        <w:tab/>
      </w:r>
      <w:r w:rsidRPr="00CA23D3">
        <w:rPr>
          <w:rFonts w:ascii="Times New Roman" w:hAnsi="Times New Roman"/>
          <w:i/>
          <w:sz w:val="24"/>
          <w:szCs w:val="24"/>
        </w:rPr>
        <w:t>A</w:t>
      </w:r>
      <w:r>
        <w:tab/>
        <w:t>= Surface area (Perimeter * Length) [m</w:t>
      </w:r>
      <w:r>
        <w:rPr>
          <w:vertAlign w:val="superscript"/>
        </w:rPr>
        <w:t>2</w:t>
      </w:r>
      <w:r>
        <w:t>]</w:t>
      </w:r>
    </w:p>
    <w:p w:rsidR="00F82068" w:rsidRDefault="00F82068" w:rsidP="00F82068">
      <w:pPr>
        <w:pStyle w:val="BodyText"/>
      </w:pPr>
    </w:p>
    <w:p w:rsidR="00F82068" w:rsidRDefault="00F82068" w:rsidP="00F82068">
      <w:pPr>
        <w:pStyle w:val="BodyText"/>
      </w:pPr>
      <w:r>
        <w:t xml:space="preserve">The heat transfer by convection to ambient, </w:t>
      </w:r>
      <w:r w:rsidRPr="00905061">
        <w:rPr>
          <w:rFonts w:ascii="Times New Roman" w:hAnsi="Times New Roman"/>
          <w:i/>
          <w:sz w:val="24"/>
          <w:szCs w:val="24"/>
        </w:rPr>
        <w:t>Q</w:t>
      </w:r>
      <w:r>
        <w:t>, is:</w:t>
      </w:r>
    </w:p>
    <w:p w:rsidR="00F82068" w:rsidRDefault="00F82068" w:rsidP="00F82068">
      <w:pPr>
        <w:pStyle w:val="Equation"/>
      </w:pPr>
      <w:r>
        <w:rPr>
          <w:noProof/>
          <w:lang w:eastAsia="zh-CN"/>
        </w:rPr>
        <w:drawing>
          <wp:inline distT="0" distB="0" distL="0" distR="0" wp14:anchorId="000C239E" wp14:editId="6CBF255C">
            <wp:extent cx="2247900" cy="685800"/>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247900" cy="685800"/>
                    </a:xfrm>
                    <a:prstGeom prst="rect">
                      <a:avLst/>
                    </a:prstGeom>
                    <a:noFill/>
                    <a:ln>
                      <a:noFill/>
                    </a:ln>
                  </pic:spPr>
                </pic:pic>
              </a:graphicData>
            </a:graphic>
          </wp:inline>
        </w:drawing>
      </w:r>
    </w:p>
    <w:p w:rsidR="00F82068" w:rsidRDefault="00F82068" w:rsidP="00F82068">
      <w:pPr>
        <w:pStyle w:val="BodyText"/>
      </w:pPr>
      <w:r>
        <w:t>The outlet air temperature can be calculated using the above equation at the given inlet air temperature. Since the inlet temperature at one linkage is the outlet temperature for the connected linkage, the outlet air temperatures at all nodes are solved simultaneously. A square linear system assembled by the AirflowNetwork model is expressed below:</w:t>
      </w:r>
    </w:p>
    <w:p w:rsidR="00F82068" w:rsidRDefault="00F82068" w:rsidP="00F82068">
      <w:pPr>
        <w:pStyle w:val="Equation"/>
      </w:pPr>
      <w:r>
        <w:rPr>
          <w:noProof/>
          <w:lang w:eastAsia="zh-CN"/>
        </w:rPr>
        <w:drawing>
          <wp:inline distT="0" distB="0" distL="0" distR="0" wp14:anchorId="7C0926C4" wp14:editId="06212DDC">
            <wp:extent cx="866775" cy="200025"/>
            <wp:effectExtent l="0" t="0" r="9525" b="9525"/>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p w:rsidR="00F82068" w:rsidRDefault="00F82068" w:rsidP="00F82068">
      <w:pPr>
        <w:pStyle w:val="BodyText"/>
      </w:pPr>
      <w:r>
        <w:lastRenderedPageBreak/>
        <w:t>where</w:t>
      </w:r>
    </w:p>
    <w:p w:rsidR="00F82068" w:rsidRDefault="00F82068" w:rsidP="00F82068">
      <w:pPr>
        <w:pStyle w:val="BodyText"/>
      </w:pPr>
      <w:r>
        <w:tab/>
        <w:t>{M}</w:t>
      </w:r>
      <w:r>
        <w:tab/>
        <w:t xml:space="preserve">= Airflow matrix </w:t>
      </w:r>
    </w:p>
    <w:p w:rsidR="00F82068" w:rsidRDefault="00F82068" w:rsidP="00F82068">
      <w:pPr>
        <w:pStyle w:val="BodyText"/>
      </w:pPr>
      <w:r>
        <w:tab/>
        <w:t>[T]</w:t>
      </w:r>
      <w:r>
        <w:tab/>
        <w:t>= Temperature vector</w:t>
      </w:r>
    </w:p>
    <w:p w:rsidR="00F82068" w:rsidRDefault="00F82068" w:rsidP="00F82068">
      <w:pPr>
        <w:pStyle w:val="BodyText"/>
      </w:pPr>
      <w:r>
        <w:tab/>
        <w:t>[B]</w:t>
      </w:r>
      <w:r>
        <w:tab/>
        <w:t>= Given boundary conditions</w:t>
      </w:r>
    </w:p>
    <w:p w:rsidR="00F82068" w:rsidRDefault="00F82068" w:rsidP="00F82068">
      <w:pPr>
        <w:pStyle w:val="BodyText"/>
      </w:pPr>
      <w:r>
        <w:t xml:space="preserve">The zone air temperatures and primary air loop component (fan and coils) outlet conditions are used as prescribed conditions in the AirflowNetwork model. In addition, the temperature difference across zone loop components (terminal units) is held constant during the calculations. For example, thermal zone temperatures calculated during the previous system time step are used as prescribed temperatures when calculating all other node temperatures. The zone air temperature is assumed constant (prescribed) throughout the AirflowNetwork iterative solution. The fan and coil outlet air temperatures, and terminal unit temperature differences are assumed constant within an AirflowNetwork iteration. The sensible heat gains calculated during the AirflowNetwork solution are then used to predict a new zone air temperature. </w:t>
      </w:r>
    </w:p>
    <w:p w:rsidR="00F82068" w:rsidRDefault="00F82068" w:rsidP="00F82068">
      <w:pPr>
        <w:pStyle w:val="Heading3"/>
      </w:pPr>
      <w:bookmarkStart w:id="459" w:name="_Toc133319765"/>
      <w:bookmarkStart w:id="460" w:name="_Toc399401258"/>
      <w:r>
        <w:t>Node Humidity Ratio Calculations</w:t>
      </w:r>
      <w:bookmarkEnd w:id="459"/>
      <w:bookmarkEnd w:id="460"/>
    </w:p>
    <w:p w:rsidR="00F82068" w:rsidRDefault="00F82068" w:rsidP="00F82068">
      <w:pPr>
        <w:pStyle w:val="BodyText"/>
      </w:pPr>
      <w:r>
        <w:t>A brief description of the air node humidity ratio calculation is given below. A detailed description can found in the work of Swami et al. (1992). The following equation is used to calculate humidity ratio distribution across a duct element at the given airflow rate and inlet air humidity ratio:</w:t>
      </w:r>
    </w:p>
    <w:p w:rsidR="00F82068" w:rsidRDefault="00F82068" w:rsidP="00F82068">
      <w:pPr>
        <w:pStyle w:val="Equation"/>
      </w:pPr>
      <w:r>
        <w:rPr>
          <w:noProof/>
          <w:lang w:eastAsia="zh-CN"/>
        </w:rPr>
        <w:drawing>
          <wp:inline distT="0" distB="0" distL="0" distR="0" wp14:anchorId="41E8FFC1" wp14:editId="22A856BF">
            <wp:extent cx="1419225" cy="390525"/>
            <wp:effectExtent l="0" t="0" r="9525" b="9525"/>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1419225" cy="390525"/>
                    </a:xfrm>
                    <a:prstGeom prst="rect">
                      <a:avLst/>
                    </a:prstGeom>
                    <a:noFill/>
                    <a:ln>
                      <a:noFill/>
                    </a:ln>
                  </pic:spPr>
                </pic:pic>
              </a:graphicData>
            </a:graphic>
          </wp:inline>
        </w:drawing>
      </w:r>
    </w:p>
    <w:p w:rsidR="00F82068" w:rsidRDefault="00F82068" w:rsidP="00F82068">
      <w:pPr>
        <w:pStyle w:val="BodyText"/>
      </w:pPr>
      <w:r>
        <w:t>where</w:t>
      </w:r>
    </w:p>
    <w:p w:rsidR="00F82068" w:rsidRDefault="00F82068" w:rsidP="00F82068">
      <w:pPr>
        <w:pStyle w:val="BodyText"/>
        <w:keepNext/>
      </w:pPr>
      <w:r>
        <w:rPr>
          <w:noProof/>
          <w:position w:val="-6"/>
          <w:lang w:eastAsia="zh-CN"/>
        </w:rPr>
        <w:drawing>
          <wp:inline distT="0" distB="0" distL="0" distR="0" wp14:anchorId="2F14A9BD" wp14:editId="46C09505">
            <wp:extent cx="161925" cy="276225"/>
            <wp:effectExtent l="0" t="0" r="0" b="9525"/>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161925" cy="276225"/>
                    </a:xfrm>
                    <a:prstGeom prst="rect">
                      <a:avLst/>
                    </a:prstGeom>
                    <a:noFill/>
                    <a:ln>
                      <a:noFill/>
                    </a:ln>
                  </pic:spPr>
                </pic:pic>
              </a:graphicData>
            </a:graphic>
          </wp:inline>
        </w:drawing>
      </w:r>
      <w:r>
        <w:rPr>
          <w:position w:val="-6"/>
        </w:rPr>
        <w:tab/>
      </w:r>
      <w:r>
        <w:tab/>
        <w:t>= Airflow rate [kg/s]</w:t>
      </w:r>
    </w:p>
    <w:p w:rsidR="00F82068" w:rsidRDefault="00F82068" w:rsidP="00F82068">
      <w:pPr>
        <w:pStyle w:val="BodyText"/>
      </w:pPr>
      <w:r>
        <w:rPr>
          <w:rFonts w:ascii="Times New Roman" w:hAnsi="Times New Roman"/>
          <w:i/>
          <w:iCs/>
          <w:sz w:val="24"/>
          <w:szCs w:val="24"/>
        </w:rPr>
        <w:t>P</w:t>
      </w:r>
      <w:r>
        <w:rPr>
          <w:rFonts w:ascii="Times New Roman" w:hAnsi="Times New Roman"/>
          <w:i/>
          <w:iCs/>
          <w:sz w:val="24"/>
          <w:szCs w:val="24"/>
        </w:rPr>
        <w:tab/>
      </w:r>
      <w:r>
        <w:tab/>
        <w:t>= Perimeter of a duct element [m]</w:t>
      </w:r>
    </w:p>
    <w:p w:rsidR="00F82068" w:rsidRDefault="00F82068" w:rsidP="00F82068">
      <w:pPr>
        <w:pStyle w:val="BodyText"/>
      </w:pPr>
      <w:r>
        <w:rPr>
          <w:rFonts w:ascii="Times New Roman" w:hAnsi="Times New Roman"/>
          <w:i/>
          <w:iCs/>
          <w:sz w:val="24"/>
          <w:szCs w:val="24"/>
        </w:rPr>
        <w:t>W</w:t>
      </w:r>
      <w:r>
        <w:rPr>
          <w:rFonts w:ascii="Times New Roman" w:hAnsi="Times New Roman"/>
          <w:i/>
          <w:iCs/>
          <w:sz w:val="24"/>
          <w:szCs w:val="24"/>
        </w:rPr>
        <w:tab/>
      </w:r>
      <w:r>
        <w:tab/>
        <w:t>= Humidity ratio [kg/kg]</w:t>
      </w:r>
    </w:p>
    <w:p w:rsidR="00F82068" w:rsidRDefault="00F82068" w:rsidP="00F82068">
      <w:pPr>
        <w:pStyle w:val="BodyText"/>
        <w:keepNext/>
      </w:pPr>
      <w:r>
        <w:rPr>
          <w:noProof/>
          <w:position w:val="-12"/>
          <w:lang w:eastAsia="zh-CN"/>
        </w:rPr>
        <w:drawing>
          <wp:inline distT="0" distB="0" distL="0" distR="0" wp14:anchorId="6521C717" wp14:editId="5BDFBB3C">
            <wp:extent cx="266700" cy="22860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tab/>
        <w:t>= Humidity ratio of air surrounding the duct element [kg/kg]</w:t>
      </w:r>
    </w:p>
    <w:p w:rsidR="00F82068" w:rsidRDefault="00F82068" w:rsidP="00F82068">
      <w:pPr>
        <w:pStyle w:val="BodyText"/>
        <w:keepNext/>
      </w:pPr>
      <w:r>
        <w:rPr>
          <w:rFonts w:ascii="Times New Roman" w:hAnsi="Times New Roman"/>
          <w:i/>
          <w:iCs/>
          <w:sz w:val="24"/>
          <w:szCs w:val="24"/>
        </w:rPr>
        <w:t>U</w:t>
      </w:r>
      <w:r>
        <w:rPr>
          <w:rFonts w:ascii="Times New Roman" w:hAnsi="Times New Roman"/>
          <w:i/>
          <w:iCs/>
          <w:sz w:val="24"/>
          <w:szCs w:val="24"/>
          <w:vertAlign w:val="subscript"/>
        </w:rPr>
        <w:t>m</w:t>
      </w:r>
      <w:r>
        <w:tab/>
      </w:r>
      <w:r>
        <w:tab/>
        <w:t>= Overall moisture transfer coefficient [kg/m</w:t>
      </w:r>
      <w:r>
        <w:rPr>
          <w:vertAlign w:val="superscript"/>
        </w:rPr>
        <w:t>2</w:t>
      </w:r>
      <w:r>
        <w:rPr>
          <w:rFonts w:cs="Arial"/>
        </w:rPr>
        <w:t>•</w:t>
      </w:r>
      <w:r>
        <w:t>s]</w:t>
      </w:r>
    </w:p>
    <w:p w:rsidR="00F82068" w:rsidRDefault="00F82068" w:rsidP="00F82068">
      <w:pPr>
        <w:pStyle w:val="Equation"/>
      </w:pPr>
      <w:r>
        <w:rPr>
          <w:noProof/>
          <w:lang w:eastAsia="zh-CN"/>
        </w:rPr>
        <w:drawing>
          <wp:inline distT="0" distB="0" distL="0" distR="0" wp14:anchorId="311ECCA2" wp14:editId="059D228B">
            <wp:extent cx="1533525" cy="657225"/>
            <wp:effectExtent l="0" t="0" r="9525" b="9525"/>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533525" cy="657225"/>
                    </a:xfrm>
                    <a:prstGeom prst="rect">
                      <a:avLst/>
                    </a:prstGeom>
                    <a:noFill/>
                    <a:ln>
                      <a:noFill/>
                    </a:ln>
                  </pic:spPr>
                </pic:pic>
              </a:graphicData>
            </a:graphic>
          </wp:inline>
        </w:drawing>
      </w:r>
    </w:p>
    <w:p w:rsidR="00F82068" w:rsidRDefault="00F82068" w:rsidP="00F82068">
      <w:pPr>
        <w:pStyle w:val="BodyText"/>
      </w:pPr>
      <w:r>
        <w:rPr>
          <w:rFonts w:ascii="Times New Roman" w:hAnsi="Times New Roman"/>
          <w:i/>
          <w:iCs/>
          <w:sz w:val="24"/>
          <w:szCs w:val="24"/>
        </w:rPr>
        <w:t>h</w:t>
      </w:r>
      <w:r>
        <w:rPr>
          <w:rFonts w:ascii="Times New Roman" w:hAnsi="Times New Roman"/>
          <w:i/>
          <w:iCs/>
          <w:sz w:val="24"/>
          <w:szCs w:val="24"/>
          <w:vertAlign w:val="subscript"/>
        </w:rPr>
        <w:t>m,i</w:t>
      </w:r>
      <w:r>
        <w:rPr>
          <w:vertAlign w:val="subscript"/>
        </w:rPr>
        <w:t xml:space="preserve"> </w:t>
      </w:r>
      <w:r>
        <w:rPr>
          <w:vertAlign w:val="subscript"/>
        </w:rPr>
        <w:tab/>
      </w:r>
      <w:r>
        <w:tab/>
        <w:t>= Inside moisture transfer coefficient [kg/m</w:t>
      </w:r>
      <w:r>
        <w:rPr>
          <w:vertAlign w:val="superscript"/>
        </w:rPr>
        <w:t>2</w:t>
      </w:r>
      <w:r>
        <w:rPr>
          <w:rFonts w:cs="Arial"/>
        </w:rPr>
        <w:t>•</w:t>
      </w:r>
      <w:r>
        <w:t>s]</w:t>
      </w:r>
    </w:p>
    <w:p w:rsidR="00F82068" w:rsidRDefault="00F82068" w:rsidP="00F82068">
      <w:pPr>
        <w:pStyle w:val="BodyText"/>
      </w:pPr>
      <w:r>
        <w:rPr>
          <w:rFonts w:ascii="Times New Roman" w:hAnsi="Times New Roman"/>
          <w:i/>
          <w:iCs/>
          <w:sz w:val="24"/>
          <w:szCs w:val="24"/>
        </w:rPr>
        <w:t>h</w:t>
      </w:r>
      <w:r>
        <w:rPr>
          <w:rFonts w:ascii="Times New Roman" w:hAnsi="Times New Roman"/>
          <w:i/>
          <w:iCs/>
          <w:sz w:val="24"/>
          <w:szCs w:val="24"/>
          <w:vertAlign w:val="subscript"/>
        </w:rPr>
        <w:t>m,o</w:t>
      </w:r>
      <w:r>
        <w:rPr>
          <w:rFonts w:ascii="Times New Roman" w:hAnsi="Times New Roman"/>
          <w:i/>
          <w:iCs/>
          <w:sz w:val="24"/>
          <w:szCs w:val="24"/>
          <w:vertAlign w:val="subscript"/>
        </w:rPr>
        <w:tab/>
      </w:r>
      <w:r>
        <w:rPr>
          <w:vertAlign w:val="subscript"/>
        </w:rPr>
        <w:tab/>
      </w:r>
      <w:r>
        <w:t>= Outside moisture transfer coefficient [kg/m</w:t>
      </w:r>
      <w:r>
        <w:rPr>
          <w:vertAlign w:val="superscript"/>
        </w:rPr>
        <w:t>2</w:t>
      </w:r>
      <w:r>
        <w:rPr>
          <w:rFonts w:cs="Arial"/>
        </w:rPr>
        <w:t>•</w:t>
      </w:r>
      <w:r>
        <w:t>s]</w:t>
      </w:r>
    </w:p>
    <w:p w:rsidR="00F82068" w:rsidRDefault="00F82068" w:rsidP="00F82068">
      <w:pPr>
        <w:pStyle w:val="BodyText"/>
      </w:pPr>
      <w:r>
        <w:rPr>
          <w:rFonts w:ascii="Times New Roman" w:hAnsi="Times New Roman"/>
          <w:i/>
          <w:iCs/>
          <w:sz w:val="24"/>
          <w:szCs w:val="24"/>
        </w:rPr>
        <w:t>t</w:t>
      </w:r>
      <w:r>
        <w:rPr>
          <w:rFonts w:ascii="Times New Roman" w:hAnsi="Times New Roman"/>
          <w:i/>
          <w:iCs/>
          <w:sz w:val="24"/>
          <w:szCs w:val="24"/>
          <w:vertAlign w:val="subscript"/>
        </w:rPr>
        <w:t>j</w:t>
      </w:r>
      <w:r>
        <w:tab/>
      </w:r>
      <w:r>
        <w:tab/>
        <w:t>= Thickness at j-th layer [m]</w:t>
      </w:r>
    </w:p>
    <w:p w:rsidR="00F82068" w:rsidRDefault="00F82068" w:rsidP="00F82068">
      <w:pPr>
        <w:pStyle w:val="BodyText"/>
      </w:pPr>
      <w:r>
        <w:t>D</w:t>
      </w:r>
      <w:r>
        <w:rPr>
          <w:vertAlign w:val="subscript"/>
        </w:rPr>
        <w:t>j</w:t>
      </w:r>
      <w:r>
        <w:tab/>
      </w:r>
      <w:r>
        <w:tab/>
        <w:t>= Moisture diffusivity at j-th layer [kg/m</w:t>
      </w:r>
      <w:r>
        <w:rPr>
          <w:rFonts w:cs="Arial"/>
        </w:rPr>
        <w:t>•</w:t>
      </w:r>
      <w:r>
        <w:t>s]</w:t>
      </w:r>
    </w:p>
    <w:p w:rsidR="00F82068" w:rsidRDefault="00F82068" w:rsidP="00F82068">
      <w:pPr>
        <w:pStyle w:val="BodyText"/>
      </w:pPr>
      <w:r>
        <w:t>The outlet air humidity ratio at the end of the duct (x=L) is:</w:t>
      </w:r>
    </w:p>
    <w:p w:rsidR="00F82068" w:rsidRDefault="00F82068" w:rsidP="00F82068">
      <w:pPr>
        <w:pStyle w:val="Equation"/>
      </w:pPr>
      <w:r>
        <w:rPr>
          <w:noProof/>
          <w:lang w:eastAsia="zh-CN"/>
        </w:rPr>
        <w:drawing>
          <wp:inline distT="0" distB="0" distL="0" distR="0" wp14:anchorId="7842F11B" wp14:editId="3B288501">
            <wp:extent cx="2171700" cy="5334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171700" cy="533400"/>
                    </a:xfrm>
                    <a:prstGeom prst="rect">
                      <a:avLst/>
                    </a:prstGeom>
                    <a:noFill/>
                    <a:ln>
                      <a:noFill/>
                    </a:ln>
                  </pic:spPr>
                </pic:pic>
              </a:graphicData>
            </a:graphic>
          </wp:inline>
        </w:drawing>
      </w:r>
    </w:p>
    <w:p w:rsidR="00F82068" w:rsidRDefault="00F82068" w:rsidP="00F82068">
      <w:pPr>
        <w:pStyle w:val="BodyText"/>
      </w:pPr>
      <w:r>
        <w:t>where</w:t>
      </w:r>
    </w:p>
    <w:p w:rsidR="00F82068" w:rsidRDefault="00F82068" w:rsidP="00F82068">
      <w:pPr>
        <w:pStyle w:val="BodyText"/>
      </w:pPr>
      <w:r>
        <w:rPr>
          <w:rFonts w:ascii="Times New Roman" w:hAnsi="Times New Roman"/>
          <w:i/>
          <w:iCs/>
          <w:sz w:val="24"/>
          <w:szCs w:val="24"/>
        </w:rPr>
        <w:lastRenderedPageBreak/>
        <w:t>W</w:t>
      </w:r>
      <w:r>
        <w:rPr>
          <w:rFonts w:ascii="Times New Roman" w:hAnsi="Times New Roman"/>
          <w:i/>
          <w:iCs/>
          <w:sz w:val="24"/>
          <w:szCs w:val="24"/>
          <w:vertAlign w:val="subscript"/>
        </w:rPr>
        <w:t>i</w:t>
      </w:r>
      <w:r>
        <w:tab/>
      </w:r>
      <w:r>
        <w:tab/>
        <w:t>= Inlet air humidity ratio [kg/kg]</w:t>
      </w:r>
    </w:p>
    <w:p w:rsidR="00F82068" w:rsidRDefault="00F82068" w:rsidP="00F82068">
      <w:pPr>
        <w:pStyle w:val="BodyText"/>
      </w:pPr>
      <w:r>
        <w:rPr>
          <w:rFonts w:ascii="Times New Roman" w:hAnsi="Times New Roman"/>
          <w:i/>
          <w:iCs/>
          <w:sz w:val="24"/>
          <w:szCs w:val="24"/>
        </w:rPr>
        <w:t>W</w:t>
      </w:r>
      <w:r>
        <w:rPr>
          <w:rFonts w:ascii="Times New Roman" w:hAnsi="Times New Roman"/>
          <w:i/>
          <w:iCs/>
          <w:sz w:val="24"/>
          <w:szCs w:val="24"/>
          <w:vertAlign w:val="subscript"/>
        </w:rPr>
        <w:t>o</w:t>
      </w:r>
      <w:r>
        <w:rPr>
          <w:rFonts w:ascii="Times New Roman" w:hAnsi="Times New Roman"/>
          <w:i/>
          <w:iCs/>
          <w:sz w:val="24"/>
          <w:szCs w:val="24"/>
          <w:vertAlign w:val="subscript"/>
        </w:rPr>
        <w:tab/>
      </w:r>
      <w:r>
        <w:tab/>
        <w:t>= Outlet air humidity ratio [kg/kg]</w:t>
      </w:r>
    </w:p>
    <w:p w:rsidR="00F82068" w:rsidRDefault="00F82068" w:rsidP="00F82068">
      <w:pPr>
        <w:pStyle w:val="BodyText"/>
      </w:pPr>
      <w:r>
        <w:rPr>
          <w:rFonts w:ascii="Times New Roman" w:hAnsi="Times New Roman"/>
          <w:i/>
          <w:iCs/>
          <w:sz w:val="24"/>
          <w:szCs w:val="24"/>
        </w:rPr>
        <w:t>A</w:t>
      </w:r>
      <w:r>
        <w:tab/>
      </w:r>
      <w:r>
        <w:tab/>
        <w:t>= Surface area (Perimeter * Length) [m</w:t>
      </w:r>
      <w:r>
        <w:rPr>
          <w:vertAlign w:val="superscript"/>
        </w:rPr>
        <w:t>2</w:t>
      </w:r>
      <w:r>
        <w:t>]</w:t>
      </w:r>
    </w:p>
    <w:p w:rsidR="00F82068" w:rsidRDefault="00F82068" w:rsidP="00F82068">
      <w:pPr>
        <w:pStyle w:val="BodyText"/>
      </w:pPr>
      <w:r>
        <w:t xml:space="preserve">The moisture transfer by convection to ambient, </w:t>
      </w:r>
      <w:r w:rsidRPr="009A35C5">
        <w:rPr>
          <w:rFonts w:ascii="Times New Roman" w:hAnsi="Times New Roman"/>
          <w:i/>
          <w:sz w:val="24"/>
          <w:szCs w:val="24"/>
        </w:rPr>
        <w:t>Q</w:t>
      </w:r>
      <w:r w:rsidRPr="009A35C5">
        <w:rPr>
          <w:rFonts w:ascii="Times New Roman" w:hAnsi="Times New Roman"/>
          <w:i/>
          <w:sz w:val="24"/>
          <w:szCs w:val="24"/>
          <w:vertAlign w:val="subscript"/>
        </w:rPr>
        <w:t>m</w:t>
      </w:r>
      <w:r>
        <w:t>, is</w:t>
      </w:r>
    </w:p>
    <w:p w:rsidR="00F82068" w:rsidRDefault="00F82068" w:rsidP="00F82068">
      <w:pPr>
        <w:pStyle w:val="Equation"/>
      </w:pPr>
      <w:r>
        <w:rPr>
          <w:noProof/>
          <w:lang w:eastAsia="zh-CN"/>
        </w:rPr>
        <w:drawing>
          <wp:inline distT="0" distB="0" distL="0" distR="0" wp14:anchorId="1C835C4B" wp14:editId="7678766B">
            <wp:extent cx="2209800" cy="561975"/>
            <wp:effectExtent l="0" t="0" r="0" b="9525"/>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209800" cy="561975"/>
                    </a:xfrm>
                    <a:prstGeom prst="rect">
                      <a:avLst/>
                    </a:prstGeom>
                    <a:noFill/>
                    <a:ln>
                      <a:noFill/>
                    </a:ln>
                  </pic:spPr>
                </pic:pic>
              </a:graphicData>
            </a:graphic>
          </wp:inline>
        </w:drawing>
      </w:r>
    </w:p>
    <w:p w:rsidR="00F82068" w:rsidRDefault="00F82068" w:rsidP="00F82068">
      <w:pPr>
        <w:pStyle w:val="BodyText"/>
      </w:pPr>
      <w:r>
        <w:t>The outlet air humidity ratio can be calculated using the above equation at the given inlet air humidity ratio. Since the inlet humidity ratio at one linkage is the outlet humidity ratio for the connected linkage, the outlet air humidity ratio at all nodes are solved simultaneously. A square linear system assembled by the AirflowNetwork model is expressed below:</w:t>
      </w:r>
    </w:p>
    <w:p w:rsidR="00F82068" w:rsidRDefault="00F82068" w:rsidP="00F82068">
      <w:pPr>
        <w:pStyle w:val="Equation"/>
      </w:pPr>
      <w:r>
        <w:rPr>
          <w:noProof/>
          <w:lang w:eastAsia="zh-CN"/>
        </w:rPr>
        <w:drawing>
          <wp:inline distT="0" distB="0" distL="0" distR="0" wp14:anchorId="0663EA86" wp14:editId="4228CFB3">
            <wp:extent cx="1038225" cy="228600"/>
            <wp:effectExtent l="0" t="0" r="9525"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p w:rsidR="00F82068" w:rsidRDefault="00F82068" w:rsidP="00F82068">
      <w:pPr>
        <w:pStyle w:val="BodyText"/>
      </w:pPr>
      <w:r>
        <w:t>where</w:t>
      </w:r>
    </w:p>
    <w:p w:rsidR="00F82068" w:rsidRDefault="00F82068" w:rsidP="00F82068">
      <w:pPr>
        <w:pStyle w:val="BodyText"/>
      </w:pPr>
      <w:r>
        <w:t>{M</w:t>
      </w:r>
      <w:r>
        <w:rPr>
          <w:vertAlign w:val="subscript"/>
        </w:rPr>
        <w:t>m</w:t>
      </w:r>
      <w:r>
        <w:t>}</w:t>
      </w:r>
      <w:r>
        <w:tab/>
        <w:t xml:space="preserve">= Airflow matrix </w:t>
      </w:r>
    </w:p>
    <w:p w:rsidR="00F82068" w:rsidRDefault="00F82068" w:rsidP="00F82068">
      <w:pPr>
        <w:pStyle w:val="BodyText"/>
      </w:pPr>
      <w:r>
        <w:t>[W]</w:t>
      </w:r>
      <w:r>
        <w:tab/>
      </w:r>
      <w:r>
        <w:tab/>
        <w:t>= Humidity ratio vector</w:t>
      </w:r>
    </w:p>
    <w:p w:rsidR="00F82068" w:rsidRDefault="00F82068" w:rsidP="00F82068">
      <w:pPr>
        <w:pStyle w:val="BodyText"/>
      </w:pPr>
      <w:r>
        <w:t>[B</w:t>
      </w:r>
      <w:r>
        <w:rPr>
          <w:vertAlign w:val="subscript"/>
        </w:rPr>
        <w:t>m</w:t>
      </w:r>
      <w:r>
        <w:t>]</w:t>
      </w:r>
      <w:r>
        <w:tab/>
      </w:r>
      <w:r>
        <w:tab/>
        <w:t>= Given boundary conditions</w:t>
      </w:r>
    </w:p>
    <w:p w:rsidR="00F82068" w:rsidRDefault="00F82068" w:rsidP="00F82068">
      <w:pPr>
        <w:pStyle w:val="BodyText"/>
      </w:pPr>
      <w:r>
        <w:t xml:space="preserve">The zone air humidity ratios and primary air loop component (fan and coils) outlet conditions are used as prescribed conditions in the AirflowNetwork model. For example, thermal zone humidity ratios calculated during the previous system time step are used as prescribed humidity ratios when calculating all other node humidity ratios. The zone air humidity ratio is assumed constant (prescribed) throughout the AirflowNetwork iterative solution. The coil outlet air humidity ratio is assumed constant within an AirflowNetwork iteration. The latent heat gains calculated during the AirflowNetwork solution are then used to predict a new zone air humidity ratio. </w:t>
      </w:r>
    </w:p>
    <w:p w:rsidR="00F82068" w:rsidRDefault="00F82068" w:rsidP="00F82068">
      <w:pPr>
        <w:pStyle w:val="Heading3"/>
        <w:rPr>
          <w:lang w:val="en-CA"/>
        </w:rPr>
      </w:pPr>
      <w:bookmarkStart w:id="461" w:name="_Toc399401259"/>
      <w:r>
        <w:rPr>
          <w:lang w:val="en-CA"/>
        </w:rPr>
        <w:t>Sensible and Latent Load Calculations</w:t>
      </w:r>
      <w:bookmarkEnd w:id="461"/>
    </w:p>
    <w:p w:rsidR="00F82068" w:rsidRDefault="00F82068" w:rsidP="00F82068">
      <w:pPr>
        <w:pStyle w:val="BodyText"/>
      </w:pPr>
      <w:r>
        <w:t xml:space="preserve">The zone sensible and latent loads calculated in the AirflowNetwork model consist of multizone, duct conduction and leakage. In addition, the impact of infiltration and mixing is accounted for in this calculation. The multizone load only includes incoming airflows from outside (infiltration) and other adjacent zones (mixing) with and without forced-air fan operation. It is divided into two terms: variable and constant. The constant term is the sum of the mass flow rate multiplied by the specific heat for both infiltration and mixing. The variable term includes the impact of zone and outdoor air temperature. Each of these terms is used in the zone energy balance equation. The sensible load items from the multizone load calculations may be written as follows:  </w:t>
      </w:r>
    </w:p>
    <w:p w:rsidR="00F82068" w:rsidRDefault="00F82068" w:rsidP="00F82068">
      <w:pPr>
        <w:pStyle w:val="Equation"/>
      </w:pPr>
      <w:r w:rsidRPr="00694965">
        <w:rPr>
          <w:position w:val="-28"/>
        </w:rPr>
        <w:object w:dxaOrig="3320" w:dyaOrig="680">
          <v:shape id="_x0000_i1281" type="#_x0000_t75" style="width:165.5pt;height:34pt" o:ole="">
            <v:imagedata r:id="rId693" o:title=""/>
          </v:shape>
          <o:OLEObject Type="Embed" ProgID="Equation.DSMT4" ShapeID="_x0000_i1281" DrawAspect="Content" ObjectID="_1476180610" r:id="rId694"/>
        </w:object>
      </w:r>
    </w:p>
    <w:p w:rsidR="00F82068" w:rsidRDefault="00F82068" w:rsidP="00F82068">
      <w:pPr>
        <w:pStyle w:val="Equation"/>
      </w:pPr>
      <w:r w:rsidRPr="00694965">
        <w:rPr>
          <w:position w:val="-28"/>
        </w:rPr>
        <w:object w:dxaOrig="4220" w:dyaOrig="680">
          <v:shape id="_x0000_i1282" type="#_x0000_t75" style="width:211pt;height:34pt" o:ole="">
            <v:imagedata r:id="rId695" o:title=""/>
          </v:shape>
          <o:OLEObject Type="Embed" ProgID="Equation.DSMT4" ShapeID="_x0000_i1282" DrawAspect="Content" ObjectID="_1476180611" r:id="rId696"/>
        </w:object>
      </w:r>
    </w:p>
    <w:p w:rsidR="00F82068" w:rsidRDefault="00F82068" w:rsidP="00F82068">
      <w:pPr>
        <w:pStyle w:val="BodyText"/>
      </w:pPr>
      <w:r>
        <w:t>where</w:t>
      </w:r>
    </w:p>
    <w:p w:rsidR="00F82068" w:rsidRDefault="00F82068" w:rsidP="00F82068">
      <w:pPr>
        <w:pStyle w:val="BodyText"/>
      </w:pPr>
      <w:r w:rsidRPr="00DC297B">
        <w:rPr>
          <w:rFonts w:ascii="Times New Roman" w:hAnsi="Times New Roman"/>
          <w:i/>
          <w:sz w:val="24"/>
          <w:szCs w:val="24"/>
        </w:rPr>
        <w:t>MCP</w:t>
      </w:r>
      <w:r w:rsidRPr="00DC297B">
        <w:rPr>
          <w:rFonts w:ascii="Times New Roman" w:hAnsi="Times New Roman"/>
          <w:i/>
          <w:sz w:val="24"/>
          <w:szCs w:val="24"/>
          <w:vertAlign w:val="subscript"/>
        </w:rPr>
        <w:t>airflow</w:t>
      </w:r>
      <w:r>
        <w:t xml:space="preserve"> = Sum of air mass flow rate multiplied by specific heat for infiltration and mixing [W/K] </w:t>
      </w:r>
    </w:p>
    <w:p w:rsidR="00F82068" w:rsidRDefault="00F82068" w:rsidP="00F82068">
      <w:pPr>
        <w:pStyle w:val="BodyText"/>
      </w:pPr>
      <w:r w:rsidRPr="00DC297B">
        <w:rPr>
          <w:rFonts w:ascii="Times New Roman" w:hAnsi="Times New Roman"/>
          <w:i/>
          <w:sz w:val="24"/>
          <w:szCs w:val="24"/>
        </w:rPr>
        <w:lastRenderedPageBreak/>
        <w:t>MCPT</w:t>
      </w:r>
      <w:r w:rsidRPr="00DC297B">
        <w:rPr>
          <w:rFonts w:ascii="Times New Roman" w:hAnsi="Times New Roman"/>
          <w:i/>
          <w:sz w:val="24"/>
          <w:szCs w:val="24"/>
          <w:vertAlign w:val="subscript"/>
        </w:rPr>
        <w:t>airflow</w:t>
      </w:r>
      <w:r>
        <w:t xml:space="preserve"> = Sum of air mass flow rate multiplied by specific heat and temperature for infiltration and mixing [W] </w:t>
      </w:r>
    </w:p>
    <w:p w:rsidR="00F82068" w:rsidRPr="00325AB3" w:rsidRDefault="00F82068" w:rsidP="00F82068">
      <w:pPr>
        <w:pStyle w:val="BodyText"/>
      </w:pPr>
      <w:r w:rsidRPr="00694965">
        <w:rPr>
          <w:position w:val="-6"/>
        </w:rPr>
        <w:object w:dxaOrig="440" w:dyaOrig="440">
          <v:shape id="_x0000_i1283" type="#_x0000_t75" style="width:22pt;height:22pt" o:ole="">
            <v:imagedata r:id="rId697" o:title=""/>
          </v:shape>
          <o:OLEObject Type="Embed" ProgID="Equation.DSMT4" ShapeID="_x0000_i1283" DrawAspect="Content" ObjectID="_1476180612" r:id="rId698"/>
        </w:object>
      </w:r>
      <w:r>
        <w:tab/>
        <w:t>= Incoming air mass flow rate from outdoors [kg/s]</w:t>
      </w:r>
    </w:p>
    <w:p w:rsidR="00F82068" w:rsidRDefault="00F82068" w:rsidP="00F82068">
      <w:pPr>
        <w:pStyle w:val="BodyText"/>
      </w:pPr>
      <w:r w:rsidRPr="00694965">
        <w:rPr>
          <w:position w:val="-6"/>
        </w:rPr>
        <w:object w:dxaOrig="460" w:dyaOrig="440">
          <v:shape id="_x0000_i1284" type="#_x0000_t75" style="width:23.5pt;height:22pt" o:ole="">
            <v:imagedata r:id="rId699" o:title=""/>
          </v:shape>
          <o:OLEObject Type="Embed" ProgID="Equation.DSMT4" ShapeID="_x0000_i1284" DrawAspect="Content" ObjectID="_1476180613" r:id="rId700"/>
        </w:object>
      </w:r>
      <w:r>
        <w:tab/>
        <w:t>= Incoming air mass flow rate from adjacent zones [kg/s]</w:t>
      </w:r>
    </w:p>
    <w:p w:rsidR="00F82068" w:rsidRDefault="00F82068" w:rsidP="00F82068">
      <w:pPr>
        <w:pStyle w:val="BodyText"/>
      </w:pPr>
      <w:r w:rsidRPr="00DC297B">
        <w:rPr>
          <w:rFonts w:ascii="Times New Roman" w:hAnsi="Times New Roman"/>
          <w:i/>
          <w:sz w:val="24"/>
          <w:szCs w:val="24"/>
        </w:rPr>
        <w:t>T</w:t>
      </w:r>
      <w:r w:rsidRPr="00DC297B">
        <w:rPr>
          <w:rFonts w:ascii="Times New Roman" w:hAnsi="Times New Roman"/>
          <w:i/>
          <w:sz w:val="24"/>
          <w:szCs w:val="24"/>
          <w:vertAlign w:val="subscript"/>
        </w:rPr>
        <w:t>amb</w:t>
      </w:r>
      <w:r>
        <w:tab/>
        <w:t>= Outdoor air dry-bulb temperature [</w:t>
      </w:r>
      <w:r>
        <w:rPr>
          <w:rFonts w:cs="Arial"/>
        </w:rPr>
        <w:t>°</w:t>
      </w:r>
      <w:r>
        <w:t>C]</w:t>
      </w:r>
    </w:p>
    <w:p w:rsidR="00F82068" w:rsidRDefault="00F82068" w:rsidP="00F82068">
      <w:pPr>
        <w:pStyle w:val="BodyText"/>
      </w:pPr>
      <w:r w:rsidRPr="00DC297B">
        <w:rPr>
          <w:rFonts w:ascii="Times New Roman" w:hAnsi="Times New Roman"/>
          <w:i/>
          <w:sz w:val="24"/>
          <w:szCs w:val="24"/>
        </w:rPr>
        <w:t>T</w:t>
      </w:r>
      <w:r w:rsidRPr="00DC297B">
        <w:rPr>
          <w:rFonts w:ascii="Times New Roman" w:hAnsi="Times New Roman"/>
          <w:i/>
          <w:sz w:val="24"/>
          <w:szCs w:val="24"/>
          <w:vertAlign w:val="subscript"/>
        </w:rPr>
        <w:t>zone</w:t>
      </w:r>
      <w:r>
        <w:tab/>
        <w:t>= Adjacent zone air temperature [</w:t>
      </w:r>
      <w:r>
        <w:rPr>
          <w:rFonts w:cs="Arial"/>
        </w:rPr>
        <w:t>°</w:t>
      </w:r>
      <w:r>
        <w:t>C]</w:t>
      </w:r>
    </w:p>
    <w:p w:rsidR="00F82068" w:rsidRDefault="00F82068" w:rsidP="00F82068">
      <w:pPr>
        <w:pStyle w:val="BodyText"/>
      </w:pPr>
      <w:r>
        <w:t xml:space="preserve">The latent load items from multizone load calculations may be written as follows:  </w:t>
      </w:r>
    </w:p>
    <w:p w:rsidR="00F82068" w:rsidRDefault="00F82068" w:rsidP="00F82068">
      <w:pPr>
        <w:pStyle w:val="Equation"/>
      </w:pPr>
      <w:r w:rsidRPr="00694965">
        <w:rPr>
          <w:position w:val="-14"/>
        </w:rPr>
        <w:object w:dxaOrig="2220" w:dyaOrig="520">
          <v:shape id="_x0000_i1285" type="#_x0000_t75" style="width:111pt;height:26.5pt" o:ole="">
            <v:imagedata r:id="rId701" o:title=""/>
          </v:shape>
          <o:OLEObject Type="Embed" ProgID="Equation.DSMT4" ShapeID="_x0000_i1285" DrawAspect="Content" ObjectID="_1476180614" r:id="rId702"/>
        </w:object>
      </w:r>
    </w:p>
    <w:p w:rsidR="00F82068" w:rsidRDefault="00F82068" w:rsidP="00F82068">
      <w:pPr>
        <w:pStyle w:val="Equation"/>
      </w:pPr>
      <w:r w:rsidRPr="00694965">
        <w:rPr>
          <w:position w:val="-14"/>
        </w:rPr>
        <w:object w:dxaOrig="3300" w:dyaOrig="520">
          <v:shape id="_x0000_i1286" type="#_x0000_t75" style="width:165pt;height:26.5pt" o:ole="">
            <v:imagedata r:id="rId703" o:title=""/>
          </v:shape>
          <o:OLEObject Type="Embed" ProgID="Equation.DSMT4" ShapeID="_x0000_i1286" DrawAspect="Content" ObjectID="_1476180615" r:id="rId704"/>
        </w:object>
      </w:r>
    </w:p>
    <w:p w:rsidR="00F82068" w:rsidRDefault="00F82068" w:rsidP="00F82068">
      <w:pPr>
        <w:pStyle w:val="BodyText"/>
      </w:pPr>
      <w:r>
        <w:t>where</w:t>
      </w:r>
    </w:p>
    <w:p w:rsidR="00F82068" w:rsidRDefault="00F82068" w:rsidP="00F82068">
      <w:pPr>
        <w:pStyle w:val="BodyText"/>
      </w:pPr>
      <w:r w:rsidRPr="00131DA5">
        <w:rPr>
          <w:rFonts w:ascii="Times New Roman" w:hAnsi="Times New Roman"/>
          <w:i/>
          <w:sz w:val="24"/>
          <w:szCs w:val="24"/>
        </w:rPr>
        <w:t>M</w:t>
      </w:r>
      <w:r w:rsidRPr="00131DA5">
        <w:rPr>
          <w:rFonts w:ascii="Times New Roman" w:hAnsi="Times New Roman"/>
          <w:i/>
          <w:sz w:val="24"/>
          <w:szCs w:val="24"/>
          <w:vertAlign w:val="subscript"/>
        </w:rPr>
        <w:t>airflow</w:t>
      </w:r>
      <w:r>
        <w:t xml:space="preserve"> = Sum of air mass flow rates for infiltration and mixing [kg/s] </w:t>
      </w:r>
    </w:p>
    <w:p w:rsidR="00F82068" w:rsidRDefault="00F82068" w:rsidP="00F82068">
      <w:pPr>
        <w:pStyle w:val="BodyText"/>
      </w:pPr>
      <w:r w:rsidRPr="00131DA5">
        <w:rPr>
          <w:rFonts w:ascii="Times New Roman" w:hAnsi="Times New Roman"/>
          <w:i/>
          <w:sz w:val="24"/>
          <w:szCs w:val="24"/>
        </w:rPr>
        <w:t>MW</w:t>
      </w:r>
      <w:r w:rsidRPr="00131DA5">
        <w:rPr>
          <w:rFonts w:ascii="Times New Roman" w:hAnsi="Times New Roman"/>
          <w:i/>
          <w:sz w:val="24"/>
          <w:szCs w:val="24"/>
          <w:vertAlign w:val="subscript"/>
        </w:rPr>
        <w:t>airflow</w:t>
      </w:r>
      <w:r>
        <w:t xml:space="preserve"> = Sum of air mass flow rate multiplied by humidity ratio for infiltration and mixing [kg/s] </w:t>
      </w:r>
    </w:p>
    <w:p w:rsidR="00F82068" w:rsidRPr="00325AB3" w:rsidRDefault="00F82068" w:rsidP="00F82068">
      <w:pPr>
        <w:pStyle w:val="BodyText"/>
      </w:pPr>
      <w:r w:rsidRPr="00694965">
        <w:rPr>
          <w:position w:val="-6"/>
        </w:rPr>
        <w:object w:dxaOrig="440" w:dyaOrig="440">
          <v:shape id="_x0000_i1287" type="#_x0000_t75" style="width:22pt;height:22pt" o:ole="">
            <v:imagedata r:id="rId705" o:title=""/>
          </v:shape>
          <o:OLEObject Type="Embed" ProgID="Equation.DSMT4" ShapeID="_x0000_i1287" DrawAspect="Content" ObjectID="_1476180616" r:id="rId706"/>
        </w:object>
      </w:r>
      <w:r>
        <w:tab/>
        <w:t>= Incoming air mass flow rate from outdoors [kg/s]</w:t>
      </w:r>
    </w:p>
    <w:p w:rsidR="00F82068" w:rsidRDefault="00F82068" w:rsidP="00F82068">
      <w:pPr>
        <w:pStyle w:val="BodyText"/>
      </w:pPr>
      <w:r w:rsidRPr="00694965">
        <w:rPr>
          <w:position w:val="-6"/>
        </w:rPr>
        <w:object w:dxaOrig="460" w:dyaOrig="440">
          <v:shape id="_x0000_i1288" type="#_x0000_t75" style="width:23.5pt;height:22pt" o:ole="">
            <v:imagedata r:id="rId707" o:title=""/>
          </v:shape>
          <o:OLEObject Type="Embed" ProgID="Equation.DSMT4" ShapeID="_x0000_i1288" DrawAspect="Content" ObjectID="_1476180617" r:id="rId708"/>
        </w:object>
      </w:r>
      <w:r>
        <w:tab/>
        <w:t>= Incoming air mass flow rate from adjacent zones [kg/s]</w:t>
      </w:r>
    </w:p>
    <w:p w:rsidR="00F82068" w:rsidRDefault="00F82068" w:rsidP="00F82068">
      <w:pPr>
        <w:pStyle w:val="BodyText"/>
      </w:pPr>
      <w:r w:rsidRPr="00F62118">
        <w:rPr>
          <w:rFonts w:ascii="Times New Roman" w:hAnsi="Times New Roman"/>
          <w:i/>
          <w:sz w:val="24"/>
          <w:szCs w:val="24"/>
        </w:rPr>
        <w:t>W</w:t>
      </w:r>
      <w:r w:rsidRPr="00F62118">
        <w:rPr>
          <w:rFonts w:ascii="Times New Roman" w:hAnsi="Times New Roman"/>
          <w:i/>
          <w:sz w:val="24"/>
          <w:szCs w:val="24"/>
          <w:vertAlign w:val="subscript"/>
        </w:rPr>
        <w:t>amb</w:t>
      </w:r>
      <w:r>
        <w:tab/>
        <w:t>= Outdoor air humidity ratio [kg/kg]</w:t>
      </w:r>
    </w:p>
    <w:p w:rsidR="00F82068" w:rsidRDefault="00F82068" w:rsidP="00F82068">
      <w:pPr>
        <w:pStyle w:val="BodyText"/>
      </w:pPr>
      <w:r w:rsidRPr="00F62118">
        <w:rPr>
          <w:rFonts w:ascii="Times New Roman" w:hAnsi="Times New Roman"/>
          <w:i/>
          <w:sz w:val="24"/>
          <w:szCs w:val="24"/>
        </w:rPr>
        <w:t>W</w:t>
      </w:r>
      <w:r w:rsidRPr="00F62118">
        <w:rPr>
          <w:rFonts w:ascii="Times New Roman" w:hAnsi="Times New Roman"/>
          <w:i/>
          <w:sz w:val="24"/>
          <w:szCs w:val="24"/>
          <w:vertAlign w:val="subscript"/>
        </w:rPr>
        <w:t>zone</w:t>
      </w:r>
      <w:r>
        <w:tab/>
        <w:t>= Adjacent zone air humidity ratio [kg/kg]</w:t>
      </w:r>
    </w:p>
    <w:p w:rsidR="00F82068" w:rsidRDefault="00F82068" w:rsidP="00F82068">
      <w:pPr>
        <w:pStyle w:val="BodyText"/>
      </w:pPr>
      <w:r>
        <w:t>The air distribution system (ADS) loads due to duct conduction and leakage depend on the air distribution system component (e.g., duct) location. The air distribution system sensible and latent loads are calculated for each zone as follows:</w:t>
      </w:r>
    </w:p>
    <w:p w:rsidR="00F82068" w:rsidRDefault="00F82068" w:rsidP="00F82068">
      <w:pPr>
        <w:pStyle w:val="Equation"/>
      </w:pPr>
      <w:r w:rsidRPr="00694965">
        <w:rPr>
          <w:position w:val="-30"/>
        </w:rPr>
        <w:object w:dxaOrig="3080" w:dyaOrig="560">
          <v:shape id="_x0000_i1289" type="#_x0000_t75" style="width:153.5pt;height:27.5pt" o:ole="">
            <v:imagedata r:id="rId709" o:title=""/>
          </v:shape>
          <o:OLEObject Type="Embed" ProgID="Equation.DSMT4" ShapeID="_x0000_i1289" DrawAspect="Content" ObjectID="_1476180618" r:id="rId710"/>
        </w:object>
      </w:r>
    </w:p>
    <w:p w:rsidR="00F82068" w:rsidRDefault="00F82068" w:rsidP="00F82068">
      <w:pPr>
        <w:pStyle w:val="Equation"/>
      </w:pPr>
      <w:r>
        <w:t xml:space="preserve"> </w:t>
      </w:r>
      <w:r w:rsidRPr="00694965">
        <w:rPr>
          <w:position w:val="-30"/>
        </w:rPr>
        <w:object w:dxaOrig="3519" w:dyaOrig="560">
          <v:shape id="_x0000_i1290" type="#_x0000_t75" style="width:177pt;height:27.5pt" o:ole="">
            <v:imagedata r:id="rId711" o:title=""/>
          </v:shape>
          <o:OLEObject Type="Embed" ProgID="Equation.DSMT4" ShapeID="_x0000_i1290" DrawAspect="Content" ObjectID="_1476180619" r:id="rId712"/>
        </w:object>
      </w:r>
    </w:p>
    <w:p w:rsidR="00F82068" w:rsidRDefault="00F82068" w:rsidP="00F82068">
      <w:pPr>
        <w:pStyle w:val="BodyText"/>
      </w:pPr>
      <w:r>
        <w:t>where</w:t>
      </w:r>
    </w:p>
    <w:p w:rsidR="00F82068" w:rsidRPr="00CF7466" w:rsidRDefault="00F82068" w:rsidP="00F82068">
      <w:pPr>
        <w:pStyle w:val="BodyText"/>
      </w:pPr>
      <w:r w:rsidRPr="00384B81">
        <w:rPr>
          <w:rFonts w:ascii="Times New Roman" w:hAnsi="Times New Roman"/>
          <w:i/>
          <w:sz w:val="24"/>
          <w:szCs w:val="24"/>
        </w:rPr>
        <w:t>Q</w:t>
      </w:r>
      <w:r w:rsidRPr="0059031D">
        <w:rPr>
          <w:rFonts w:ascii="Times New Roman" w:hAnsi="Times New Roman"/>
          <w:i/>
          <w:sz w:val="24"/>
          <w:szCs w:val="24"/>
          <w:vertAlign w:val="subscript"/>
        </w:rPr>
        <w:t>ADS,</w:t>
      </w:r>
      <w:r w:rsidRPr="00384B81">
        <w:rPr>
          <w:rFonts w:ascii="Times New Roman" w:hAnsi="Times New Roman"/>
          <w:i/>
          <w:sz w:val="24"/>
          <w:szCs w:val="24"/>
          <w:vertAlign w:val="subscript"/>
        </w:rPr>
        <w:t>i</w:t>
      </w:r>
      <w:r w:rsidRPr="00CF7466">
        <w:tab/>
        <w:t>= Total sensible load in the i-th zone due to ADS losses [W]</w:t>
      </w:r>
    </w:p>
    <w:p w:rsidR="00F82068" w:rsidRPr="00956BA5" w:rsidRDefault="00F82068" w:rsidP="00F82068">
      <w:pPr>
        <w:pStyle w:val="BodyText"/>
      </w:pPr>
      <w:r w:rsidRPr="00384B81">
        <w:rPr>
          <w:rFonts w:ascii="Times New Roman" w:hAnsi="Times New Roman"/>
          <w:i/>
          <w:sz w:val="24"/>
          <w:szCs w:val="24"/>
        </w:rPr>
        <w:t>Q</w:t>
      </w:r>
      <w:r w:rsidRPr="00384B81">
        <w:rPr>
          <w:rFonts w:ascii="Times New Roman" w:hAnsi="Times New Roman"/>
          <w:i/>
          <w:sz w:val="24"/>
          <w:szCs w:val="24"/>
          <w:vertAlign w:val="subscript"/>
        </w:rPr>
        <w:t>cond(ij)</w:t>
      </w:r>
      <w:r w:rsidRPr="00CF7466">
        <w:tab/>
        <w:t xml:space="preserve">= Duct </w:t>
      </w:r>
      <w:r>
        <w:t xml:space="preserve">wall </w:t>
      </w:r>
      <w:r w:rsidRPr="00CF7466">
        <w:t>conduction loss at the j-th duct located in the i-th zone</w:t>
      </w:r>
      <w:r>
        <w:t xml:space="preserve"> </w:t>
      </w:r>
      <w:r w:rsidRPr="00CF7466">
        <w:t>[W]</w:t>
      </w:r>
    </w:p>
    <w:p w:rsidR="00F82068" w:rsidRPr="00956BA5" w:rsidRDefault="00F82068" w:rsidP="00F82068">
      <w:pPr>
        <w:pStyle w:val="BodyText"/>
      </w:pPr>
      <w:r w:rsidRPr="00384B81">
        <w:rPr>
          <w:rFonts w:ascii="Times New Roman" w:hAnsi="Times New Roman"/>
          <w:i/>
          <w:sz w:val="24"/>
          <w:szCs w:val="24"/>
        </w:rPr>
        <w:t>Q</w:t>
      </w:r>
      <w:r w:rsidRPr="00384B81">
        <w:rPr>
          <w:rFonts w:ascii="Times New Roman" w:hAnsi="Times New Roman"/>
          <w:i/>
          <w:sz w:val="24"/>
          <w:szCs w:val="24"/>
          <w:vertAlign w:val="subscript"/>
        </w:rPr>
        <w:t>leak(ij)</w:t>
      </w:r>
      <w:r w:rsidRPr="00CF7466">
        <w:tab/>
        <w:t>= Sensible supply leak loss at the j-th linkage located in the i-th zone</w:t>
      </w:r>
      <w:r>
        <w:t xml:space="preserve"> [W]</w:t>
      </w:r>
    </w:p>
    <w:p w:rsidR="00F82068" w:rsidRPr="00CF7466" w:rsidRDefault="00F82068" w:rsidP="00F82068">
      <w:pPr>
        <w:pStyle w:val="BodyText"/>
      </w:pPr>
      <w:r w:rsidRPr="00384B81">
        <w:rPr>
          <w:rFonts w:ascii="Times New Roman" w:hAnsi="Times New Roman"/>
          <w:i/>
          <w:sz w:val="24"/>
          <w:szCs w:val="24"/>
        </w:rPr>
        <w:t>Q</w:t>
      </w:r>
      <w:r w:rsidRPr="0059031D">
        <w:rPr>
          <w:rFonts w:ascii="Times New Roman" w:hAnsi="Times New Roman"/>
          <w:i/>
          <w:sz w:val="24"/>
          <w:szCs w:val="24"/>
          <w:vertAlign w:val="subscript"/>
        </w:rPr>
        <w:t>ADS,</w:t>
      </w:r>
      <w:r w:rsidRPr="00384B81">
        <w:rPr>
          <w:rFonts w:ascii="Times New Roman" w:hAnsi="Times New Roman"/>
          <w:i/>
          <w:sz w:val="24"/>
          <w:szCs w:val="24"/>
          <w:vertAlign w:val="subscript"/>
        </w:rPr>
        <w:t>m,i</w:t>
      </w:r>
      <w:r w:rsidRPr="00CF7466">
        <w:tab/>
        <w:t xml:space="preserve">= Total </w:t>
      </w:r>
      <w:r>
        <w:t>latent</w:t>
      </w:r>
      <w:r w:rsidRPr="00CF7466">
        <w:t xml:space="preserve"> load in th</w:t>
      </w:r>
      <w:r>
        <w:t>e i-th zone due to ADS losses [kg/s</w:t>
      </w:r>
      <w:r w:rsidRPr="00CF7466">
        <w:t>]</w:t>
      </w:r>
    </w:p>
    <w:p w:rsidR="00F82068" w:rsidRPr="00956BA5" w:rsidRDefault="00F82068" w:rsidP="00F82068">
      <w:pPr>
        <w:pStyle w:val="BodyText"/>
      </w:pPr>
      <w:r w:rsidRPr="00384B81">
        <w:rPr>
          <w:rFonts w:ascii="Times New Roman" w:hAnsi="Times New Roman"/>
          <w:i/>
          <w:sz w:val="24"/>
          <w:szCs w:val="24"/>
        </w:rPr>
        <w:t>Q</w:t>
      </w:r>
      <w:r w:rsidRPr="00384B81">
        <w:rPr>
          <w:rFonts w:ascii="Times New Roman" w:hAnsi="Times New Roman"/>
          <w:i/>
          <w:sz w:val="24"/>
          <w:szCs w:val="24"/>
          <w:vertAlign w:val="subscript"/>
        </w:rPr>
        <w:t>cond,m(ij)</w:t>
      </w:r>
      <w:r>
        <w:rPr>
          <w:rFonts w:ascii="Times New Roman" w:hAnsi="Times New Roman"/>
          <w:i/>
          <w:sz w:val="24"/>
          <w:szCs w:val="24"/>
          <w:vertAlign w:val="subscript"/>
        </w:rPr>
        <w:t xml:space="preserve"> </w:t>
      </w:r>
      <w:r w:rsidRPr="00CF7466">
        <w:t xml:space="preserve">= Duct </w:t>
      </w:r>
      <w:r>
        <w:t>wall vapor diffusion</w:t>
      </w:r>
      <w:r w:rsidRPr="00CF7466">
        <w:t xml:space="preserve"> loss at the j-th duct located in the i-th zone</w:t>
      </w:r>
      <w:r>
        <w:t xml:space="preserve"> [kg/s</w:t>
      </w:r>
      <w:r w:rsidRPr="00CF7466">
        <w:t>]</w:t>
      </w:r>
    </w:p>
    <w:p w:rsidR="00F82068" w:rsidRDefault="00F82068" w:rsidP="00F82068">
      <w:pPr>
        <w:pStyle w:val="BodyText"/>
      </w:pPr>
      <w:r w:rsidRPr="00384B81">
        <w:rPr>
          <w:rFonts w:ascii="Times New Roman" w:hAnsi="Times New Roman"/>
          <w:i/>
          <w:sz w:val="24"/>
          <w:szCs w:val="24"/>
        </w:rPr>
        <w:t>Q</w:t>
      </w:r>
      <w:r w:rsidRPr="00384B81">
        <w:rPr>
          <w:rFonts w:ascii="Times New Roman" w:hAnsi="Times New Roman"/>
          <w:i/>
          <w:sz w:val="24"/>
          <w:szCs w:val="24"/>
          <w:vertAlign w:val="subscript"/>
        </w:rPr>
        <w:t>leak,m(ij)</w:t>
      </w:r>
      <w:r>
        <w:t xml:space="preserve"> </w:t>
      </w:r>
      <w:r w:rsidRPr="00CF7466">
        <w:t xml:space="preserve">= </w:t>
      </w:r>
      <w:r>
        <w:t>Latent</w:t>
      </w:r>
      <w:r w:rsidRPr="00CF7466">
        <w:t xml:space="preserve"> supply leak loss at the j-th linkage located in the i-th zone</w:t>
      </w:r>
      <w:r>
        <w:t xml:space="preserve"> [kg/s</w:t>
      </w:r>
      <w:r w:rsidRPr="00CF7466">
        <w:t>]</w:t>
      </w:r>
    </w:p>
    <w:p w:rsidR="00F82068" w:rsidRDefault="00F82068" w:rsidP="00F82068">
      <w:pPr>
        <w:pStyle w:val="Heading3"/>
      </w:pPr>
      <w:bookmarkStart w:id="462" w:name="_Toc399401260"/>
      <w:bookmarkStart w:id="463" w:name="_Toc133319766"/>
      <w:r>
        <w:lastRenderedPageBreak/>
        <w:t>Impacts of Supply Air Constant Volume Fan Control on Load: Cycling vs. Continuous</w:t>
      </w:r>
      <w:bookmarkEnd w:id="462"/>
    </w:p>
    <w:p w:rsidR="00F82068" w:rsidRPr="00A91B91" w:rsidRDefault="00F82068" w:rsidP="00F82068">
      <w:pPr>
        <w:pStyle w:val="BodyText"/>
        <w:rPr>
          <w:rFonts w:cs="Arial"/>
        </w:rPr>
      </w:pPr>
      <w:r>
        <w:t>The AirflowNetwork model currently allows two types of constant volume fans: Fan:ConstantVolume and Fan:OnOff. The Fan:ConstantVolume object has only one type of supply air fan operation mode: continuous fan, cycling compressor (</w:t>
      </w:r>
      <w:r w:rsidRPr="000F6B22">
        <w:t>ContinuousFanWithCyclingCompressor</w:t>
      </w:r>
      <w:r>
        <w:t>). However, the Fan:OnOff has two types of supply air fan operation modes: cycling fan, cycling compressor (</w:t>
      </w:r>
      <w:r w:rsidRPr="000F6B22">
        <w:t>CyclingFanAndCompressor</w:t>
      </w:r>
      <w:r>
        <w:t>) or continuous fan, cycling compressor (</w:t>
      </w:r>
      <w:r w:rsidRPr="000F6B22">
        <w:t>ContinuousFanWithCyclingCompressor</w:t>
      </w:r>
      <w:r>
        <w:t xml:space="preserve">). The </w:t>
      </w:r>
      <w:r w:rsidRPr="000F6B22">
        <w:t>CyclingFanAndCompressor</w:t>
      </w:r>
      <w:r>
        <w:t xml:space="preserve"> operation mode is frequently referred to as “AUTO fan”, where the compressor(s) and supply air fan operate in unison to meet the zone heating or cooling load, and cycle off together when the heating or cooling load has been met. The </w:t>
      </w:r>
      <w:r w:rsidRPr="000F6B22">
        <w:t>ContinuousFanWithCyclingCompressor</w:t>
      </w:r>
      <w:r>
        <w:t xml:space="preserve"> operation mode is often referred to as “fan ON”, where the compressor(s) cycle on and off to meet the zone heating or cooling load but the supply air fan operates continuously regardless of compressor operation.</w:t>
      </w:r>
      <w:r w:rsidRPr="001D1E18">
        <w:t xml:space="preserve"> </w:t>
      </w:r>
      <w:r>
        <w:t>The supply air fan operation mode is specified in an HVAC system object based on a given fan operation mode schedule (e.g., AirLoopHVAC:UnitaryHeatCool</w:t>
      </w:r>
      <w:r w:rsidRPr="00A91B91">
        <w:rPr>
          <w:rFonts w:cs="Arial"/>
        </w:rPr>
        <w:t xml:space="preserve"> object).</w:t>
      </w:r>
    </w:p>
    <w:p w:rsidR="00F82068" w:rsidRDefault="00F82068" w:rsidP="00F82068">
      <w:pPr>
        <w:pStyle w:val="BodyText"/>
      </w:pPr>
      <w:r>
        <w:t xml:space="preserve">The determination of the zone sensible and latent loads caused by multizone airflows and forced air distribution system operation is dependent on the supply air fan operation mode (see Sensible and Latent Load Calculations section above). </w:t>
      </w:r>
      <w:r w:rsidRPr="000E1C5F">
        <w:t>Th</w:t>
      </w:r>
      <w:r>
        <w:t xml:space="preserve">e zone loads calculated by the AirflowNetwork model are added to zone sensible and latent balances in the ZonePredictorCorrector module to calculate zone air temperatures and humidity ratios (see Integration of the AirflowNetwork Model section below). For the case of continuous fan/cycling compressor, the zone loads during forced air distribution system operation are calculated with the system design air mass flow rate without modification, since the system air node conditions (temperature and humidity) reflect the average values for the time step considering the coil/fan on and off periods during the time step. </w:t>
      </w:r>
    </w:p>
    <w:p w:rsidR="00F82068" w:rsidRDefault="00F82068" w:rsidP="00F82068">
      <w:pPr>
        <w:pStyle w:val="BodyText"/>
      </w:pPr>
      <w:r>
        <w:t xml:space="preserve">For the case of cycling fan/cycling compressor, where the forced air distribution system can operate for a portion of the simulation time step, the airflows are determined based on the air distribution system part-load ratio (ratio of the average air mass flow rate for the time step divided by the design air mass flow rate). The </w:t>
      </w:r>
      <w:r w:rsidRPr="004C76ED">
        <w:rPr>
          <w:b/>
        </w:rPr>
        <w:t>airflows</w:t>
      </w:r>
      <w:r>
        <w:t xml:space="preserve"> for the AirflowNetwork:Distribution:Linkage objects are reported during the air distribution system on cycle, since no airflow is assumed during the system off cycle. The </w:t>
      </w:r>
      <w:r w:rsidRPr="004C76ED">
        <w:rPr>
          <w:b/>
        </w:rPr>
        <w:t>airflows</w:t>
      </w:r>
      <w:r>
        <w:t xml:space="preserve"> for the AirflowNetwork:Multizone:Surface objects are weighted by the air distribution system part-load ratio. The </w:t>
      </w:r>
      <w:r w:rsidRPr="004C76ED">
        <w:rPr>
          <w:b/>
        </w:rPr>
        <w:t>zone loads</w:t>
      </w:r>
      <w:r>
        <w:t xml:space="preserve"> are</w:t>
      </w:r>
      <w:r w:rsidRPr="00EC22E5">
        <w:t xml:space="preserve"> </w:t>
      </w:r>
      <w:r>
        <w:t>the sum of energy losses during both the air distribution system on and off cycle at each system time step. The energy losses when the air distribution system is on are calculated using the system “on” air flow rate multiplied by the air distribution system run time fraction. The energy losses when the air distribution system is off are obtained from the multizone airflow calculations (without forced air through the air distribution system) and these losses are multiplied by (1.0 - system run time fraction), assuming no airflows through the air distribution system when the fan is off. The formulas used to calculate airflows and zone loads are given below:</w:t>
      </w:r>
    </w:p>
    <w:p w:rsidR="00F82068" w:rsidRPr="00CA3EB7" w:rsidRDefault="00F82068" w:rsidP="00F82068">
      <w:pPr>
        <w:pStyle w:val="BodyText"/>
        <w:rPr>
          <w:u w:val="single"/>
        </w:rPr>
      </w:pPr>
      <w:r w:rsidRPr="00CA3EB7">
        <w:rPr>
          <w:u w:val="single"/>
        </w:rPr>
        <w:t>Airflow</w:t>
      </w:r>
    </w:p>
    <w:p w:rsidR="00F82068" w:rsidRDefault="00F82068" w:rsidP="00F82068">
      <w:pPr>
        <w:pStyle w:val="BodyText"/>
      </w:pPr>
      <w:r>
        <w:t>Airflow = Airflow during ADS on cycle * ADS Part-load ratio + Airflow during ADS off cycle * (1.0 – ADS Part-load ratio)</w:t>
      </w:r>
    </w:p>
    <w:p w:rsidR="00F82068" w:rsidRDefault="00F82068" w:rsidP="00F82068">
      <w:pPr>
        <w:pStyle w:val="BodyText"/>
      </w:pPr>
      <w:r>
        <w:t>where ADS = Air Distribution System</w:t>
      </w:r>
    </w:p>
    <w:p w:rsidR="00F82068" w:rsidRPr="00CA3EB7" w:rsidRDefault="00F82068" w:rsidP="00F82068">
      <w:pPr>
        <w:pStyle w:val="BodyText"/>
        <w:rPr>
          <w:u w:val="single"/>
        </w:rPr>
      </w:pPr>
      <w:r w:rsidRPr="00CA3EB7">
        <w:rPr>
          <w:u w:val="single"/>
        </w:rPr>
        <w:t>Zone load</w:t>
      </w:r>
    </w:p>
    <w:p w:rsidR="00F82068" w:rsidRDefault="00F82068" w:rsidP="00F82068">
      <w:pPr>
        <w:pStyle w:val="BodyText"/>
      </w:pPr>
      <w:r>
        <w:t>System run time fraction = Maximum run time fraction of coils and fans in the air distribution system</w:t>
      </w:r>
    </w:p>
    <w:p w:rsidR="00F82068" w:rsidRDefault="00F82068" w:rsidP="00F82068">
      <w:pPr>
        <w:pStyle w:val="BodyText"/>
      </w:pPr>
      <w:r>
        <w:t xml:space="preserve">Zone energy losses = Zone energy loss during ADS on cycle * System run time fraction + Zone energy loss during ADS off cycle * (1.0 - System run time fraction)  </w:t>
      </w:r>
    </w:p>
    <w:p w:rsidR="00F82068" w:rsidRDefault="00F82068" w:rsidP="00F82068">
      <w:pPr>
        <w:pStyle w:val="BodyText"/>
      </w:pPr>
      <w:r>
        <w:t xml:space="preserve">The calculation of loads due to multizone airflow, without forced air distribution system operation, is performed when the HVAC system is first simulated during a simulation time step (FirstHVACIteration = True). The calculation of loads due to air distribution system operation is </w:t>
      </w:r>
      <w:r>
        <w:lastRenderedPageBreak/>
        <w:t>performed on subsequent iterations within the same simulation time step when the mass flow rate at the supply air fan inlet is greater than 0.0 (and FirstHVACIteration = False).</w:t>
      </w:r>
    </w:p>
    <w:p w:rsidR="00F82068" w:rsidRDefault="00F82068" w:rsidP="00F82068">
      <w:pPr>
        <w:pStyle w:val="Heading3"/>
      </w:pPr>
      <w:bookmarkStart w:id="464" w:name="_Toc399401261"/>
      <w:r>
        <w:t>Airflow Calculation Procedure using A Supply Variable Air Volume Fan</w:t>
      </w:r>
      <w:bookmarkEnd w:id="464"/>
    </w:p>
    <w:p w:rsidR="00F82068" w:rsidRPr="00652092" w:rsidRDefault="00F82068" w:rsidP="00F82068">
      <w:pPr>
        <w:pStyle w:val="BodyText"/>
      </w:pPr>
      <w:r>
        <w:t xml:space="preserve">The AirflowNetwork model currently also allows a variable air volume fan type as </w:t>
      </w:r>
      <w:r w:rsidRPr="00AD325C">
        <w:t>Fan:VariableVolume. The allowed terminal type is AirTerminal:SingleDuct:VAV:Reheat only. Other types of terminals will be added later.</w:t>
      </w:r>
    </w:p>
    <w:p w:rsidR="00F82068" w:rsidRDefault="00F82068" w:rsidP="00F82068">
      <w:pPr>
        <w:pStyle w:val="BodyText"/>
      </w:pPr>
      <w:r w:rsidRPr="00144EA2">
        <w:t xml:space="preserve">In general, the supply fan air flow rate in a VAV central system is determined by a sum of terminal flow rates </w:t>
      </w:r>
      <w:r>
        <w:t>when the AirflowNetwork model is not applied</w:t>
      </w:r>
      <w:r w:rsidRPr="00144EA2">
        <w:t xml:space="preserve">. When the AirflowNetwork model is applied and the supply air fan flow rate is given, each terminal flow is determined by pressure resistance of each supply air pathway. </w:t>
      </w:r>
      <w:r>
        <w:t xml:space="preserve">It is possible that </w:t>
      </w:r>
      <w:r w:rsidRPr="00144EA2">
        <w:t>the delivered air flow rate from the pressure resistance at each terminal may be totally different from the desired flow rate</w:t>
      </w:r>
      <w:r>
        <w:t xml:space="preserve"> determined by terminal units</w:t>
      </w:r>
      <w:r w:rsidRPr="00144EA2">
        <w:t xml:space="preserve">. </w:t>
      </w:r>
      <w:r>
        <w:t>Therefore, i</w:t>
      </w:r>
      <w:r w:rsidRPr="00144EA2">
        <w:t xml:space="preserve">t is not easy to meet both requirements. </w:t>
      </w:r>
      <w:r>
        <w:t>The following</w:t>
      </w:r>
      <w:r w:rsidRPr="00144EA2">
        <w:t xml:space="preserve"> compromised approach</w:t>
      </w:r>
      <w:r>
        <w:t>,</w:t>
      </w:r>
      <w:r w:rsidRPr="00781421">
        <w:t xml:space="preserve"> including possible supply and return leaks in an air distribution system</w:t>
      </w:r>
      <w:r>
        <w:t>,</w:t>
      </w:r>
      <w:r w:rsidRPr="00144EA2">
        <w:t xml:space="preserve"> is </w:t>
      </w:r>
      <w:r>
        <w:t>implemented</w:t>
      </w:r>
      <w:r w:rsidRPr="00144EA2">
        <w:t>.</w:t>
      </w:r>
    </w:p>
    <w:p w:rsidR="00F82068" w:rsidRPr="00CA0D8E" w:rsidRDefault="00F82068">
      <w:pPr>
        <w:pStyle w:val="BodyText"/>
        <w:numPr>
          <w:ilvl w:val="0"/>
          <w:numId w:val="13"/>
        </w:numPr>
        <w:ind w:left="1440"/>
        <w:rPr>
          <w:rFonts w:ascii="Consolas" w:hAnsi="Consolas" w:cs="Consolas"/>
          <w:sz w:val="19"/>
          <w:szCs w:val="19"/>
        </w:rPr>
        <w:pPrChange w:id="465" w:author="Lixing Gu" w:date="2014-10-09T10:33:00Z">
          <w:pPr>
            <w:pStyle w:val="BodyText"/>
            <w:numPr>
              <w:numId w:val="24"/>
            </w:numPr>
            <w:tabs>
              <w:tab w:val="num" w:pos="360"/>
              <w:tab w:val="num" w:pos="720"/>
            </w:tabs>
            <w:ind w:left="1440" w:hanging="720"/>
          </w:pPr>
        </w:pPrChange>
      </w:pPr>
      <w:r w:rsidRPr="00CA0D8E">
        <w:t xml:space="preserve">Set up terminal airflows in the AirflowNetwork module based on the </w:t>
      </w:r>
      <w:r>
        <w:t>SimVAV subroutine</w:t>
      </w:r>
      <w:r w:rsidRPr="00CA0D8E">
        <w:t xml:space="preserve"> in the </w:t>
      </w:r>
      <w:r>
        <w:rPr>
          <w:rFonts w:eastAsiaTheme="minorEastAsia"/>
        </w:rPr>
        <w:t>HVACSingleDuctSystem module.</w:t>
      </w:r>
    </w:p>
    <w:p w:rsidR="00F82068" w:rsidRPr="00F24C07" w:rsidRDefault="00F82068">
      <w:pPr>
        <w:pStyle w:val="BodyText"/>
        <w:numPr>
          <w:ilvl w:val="0"/>
          <w:numId w:val="13"/>
        </w:numPr>
        <w:ind w:left="1440"/>
        <w:pPrChange w:id="466" w:author="Lixing Gu" w:date="2014-10-09T10:33:00Z">
          <w:pPr>
            <w:pStyle w:val="BodyText"/>
            <w:numPr>
              <w:numId w:val="24"/>
            </w:numPr>
            <w:tabs>
              <w:tab w:val="num" w:pos="360"/>
              <w:tab w:val="num" w:pos="720"/>
            </w:tabs>
            <w:ind w:left="1440" w:hanging="720"/>
          </w:pPr>
        </w:pPrChange>
      </w:pPr>
      <w:r w:rsidRPr="00F24C07">
        <w:t xml:space="preserve">Require </w:t>
      </w:r>
      <w:r w:rsidRPr="00F24C07">
        <w:rPr>
          <w:bCs/>
        </w:rPr>
        <w:t xml:space="preserve">AirflowNetwork:Distribution:Component:LeakageRatio objects to define supply leaks, so that the values of the </w:t>
      </w:r>
      <w:r w:rsidRPr="00F24C07">
        <w:rPr>
          <w:bCs/>
          <w:iCs/>
        </w:rPr>
        <w:t xml:space="preserve">Effective Leakage Ratio field are used to decide the supply </w:t>
      </w:r>
      <w:r>
        <w:rPr>
          <w:bCs/>
          <w:iCs/>
        </w:rPr>
        <w:t xml:space="preserve">fan </w:t>
      </w:r>
      <w:r w:rsidRPr="00F24C07">
        <w:rPr>
          <w:bCs/>
          <w:iCs/>
        </w:rPr>
        <w:t xml:space="preserve">flow rates. The base of the ratio will be actual supply fan flow rate, instead of the maximum fan flow rate </w:t>
      </w:r>
      <w:r>
        <w:rPr>
          <w:bCs/>
          <w:iCs/>
        </w:rPr>
        <w:t>used in the constant volume fan systems.</w:t>
      </w:r>
    </w:p>
    <w:p w:rsidR="00F82068" w:rsidRPr="0027635F" w:rsidRDefault="00F82068">
      <w:pPr>
        <w:pStyle w:val="BodyText"/>
        <w:numPr>
          <w:ilvl w:val="0"/>
          <w:numId w:val="13"/>
        </w:numPr>
        <w:ind w:left="1440"/>
        <w:pPrChange w:id="467" w:author="Lixing Gu" w:date="2014-10-09T10:33:00Z">
          <w:pPr>
            <w:pStyle w:val="BodyText"/>
            <w:numPr>
              <w:numId w:val="24"/>
            </w:numPr>
            <w:tabs>
              <w:tab w:val="num" w:pos="360"/>
              <w:tab w:val="num" w:pos="720"/>
            </w:tabs>
            <w:ind w:left="1440" w:hanging="720"/>
          </w:pPr>
        </w:pPrChange>
      </w:pPr>
      <w:r w:rsidRPr="00F24C07">
        <w:rPr>
          <w:bCs/>
          <w:iCs/>
        </w:rPr>
        <w:t>Assign the supply fan airflow rate based on the sum of all terminal flow rates and all supply leak ratios until it reaches the maximum fan flow rate</w:t>
      </w:r>
    </w:p>
    <w:p w:rsidR="00F82068" w:rsidRPr="0027635F" w:rsidRDefault="00F82068" w:rsidP="00F82068">
      <w:pPr>
        <w:pStyle w:val="Equation"/>
      </w:pPr>
      <w:r w:rsidRPr="003E71B2">
        <w:rPr>
          <w:position w:val="-42"/>
        </w:rPr>
        <w:object w:dxaOrig="1860" w:dyaOrig="940">
          <v:shape id="_x0000_i1291" type="#_x0000_t75" style="width:93pt;height:47pt" o:ole="">
            <v:imagedata r:id="rId713" o:title=""/>
          </v:shape>
          <o:OLEObject Type="Embed" ProgID="Equation.DSMT4" ShapeID="_x0000_i1291" DrawAspect="Content" ObjectID="_1476180620" r:id="rId714"/>
        </w:object>
      </w:r>
    </w:p>
    <w:p w:rsidR="00F82068" w:rsidRDefault="00F82068" w:rsidP="00F82068">
      <w:pPr>
        <w:pStyle w:val="BodyText"/>
      </w:pPr>
      <w:r w:rsidRPr="0027635F">
        <w:t>where</w:t>
      </w:r>
    </w:p>
    <w:p w:rsidR="00F82068" w:rsidRDefault="00F82068" w:rsidP="00F82068">
      <w:pPr>
        <w:pStyle w:val="BodyText"/>
      </w:pPr>
      <w:r w:rsidRPr="003E71B2">
        <w:rPr>
          <w:position w:val="-14"/>
        </w:rPr>
        <w:object w:dxaOrig="460" w:dyaOrig="380">
          <v:shape id="_x0000_i1292" type="#_x0000_t75" style="width:23.5pt;height:19pt" o:ole="">
            <v:imagedata r:id="rId715" o:title=""/>
          </v:shape>
          <o:OLEObject Type="Embed" ProgID="Equation.DSMT4" ShapeID="_x0000_i1292" DrawAspect="Content" ObjectID="_1476180621" r:id="rId716"/>
        </w:object>
      </w:r>
      <w:r>
        <w:rPr>
          <w:rFonts w:eastAsiaTheme="minorEastAsia"/>
        </w:rPr>
        <w:tab/>
        <w:t>= The supply fan flow rate</w:t>
      </w:r>
    </w:p>
    <w:p w:rsidR="00F82068" w:rsidRDefault="00F82068" w:rsidP="00F82068">
      <w:pPr>
        <w:pStyle w:val="BodyText"/>
      </w:pPr>
      <w:r w:rsidRPr="003E71B2">
        <w:rPr>
          <w:position w:val="-14"/>
        </w:rPr>
        <w:object w:dxaOrig="820" w:dyaOrig="380">
          <v:shape id="_x0000_i1293" type="#_x0000_t75" style="width:41pt;height:19pt" o:ole="">
            <v:imagedata r:id="rId717" o:title=""/>
          </v:shape>
          <o:OLEObject Type="Embed" ProgID="Equation.DSMT4" ShapeID="_x0000_i1293" DrawAspect="Content" ObjectID="_1476180622" r:id="rId718"/>
        </w:object>
      </w:r>
      <w:r>
        <w:rPr>
          <w:rFonts w:eastAsiaTheme="minorEastAsia"/>
        </w:rPr>
        <w:tab/>
        <w:t>= The flow rate at the ith terminal, which is determined in the subroutine SimVAV in the HVACSingleDuctSystem module</w:t>
      </w:r>
    </w:p>
    <w:p w:rsidR="00F82068" w:rsidRDefault="00F82068" w:rsidP="00F82068">
      <w:pPr>
        <w:pStyle w:val="BodyText"/>
      </w:pPr>
      <w:r>
        <w:rPr>
          <w:rFonts w:eastAsiaTheme="minorEastAsia"/>
        </w:rPr>
        <w:t>n</w:t>
      </w:r>
      <w:r>
        <w:rPr>
          <w:rFonts w:eastAsiaTheme="minorEastAsia"/>
        </w:rPr>
        <w:tab/>
        <w:t>= Number of terminals</w:t>
      </w:r>
    </w:p>
    <w:p w:rsidR="00F82068" w:rsidRDefault="00F82068" w:rsidP="00F82068">
      <w:pPr>
        <w:pStyle w:val="BodyText"/>
      </w:pPr>
      <w:r w:rsidRPr="003E71B2">
        <w:rPr>
          <w:position w:val="-14"/>
        </w:rPr>
        <w:object w:dxaOrig="279" w:dyaOrig="380">
          <v:shape id="_x0000_i1294" type="#_x0000_t75" style="width:14.5pt;height:19pt" o:ole="">
            <v:imagedata r:id="rId719" o:title=""/>
          </v:shape>
          <o:OLEObject Type="Embed" ProgID="Equation.DSMT4" ShapeID="_x0000_i1294" DrawAspect="Content" ObjectID="_1476180623" r:id="rId720"/>
        </w:object>
      </w:r>
      <w:r>
        <w:rPr>
          <w:rFonts w:eastAsiaTheme="minorEastAsia"/>
        </w:rPr>
        <w:tab/>
        <w:t>= The fraction of the supply fan flow rate at the jth supply leak, given in the</w:t>
      </w:r>
      <w:r w:rsidRPr="006E0133">
        <w:t xml:space="preserve"> </w:t>
      </w:r>
      <w:r w:rsidRPr="0087370B">
        <w:t>AirflowNetwork:Distribution:Component:LeakageRatio</w:t>
      </w:r>
      <w:r>
        <w:t xml:space="preserve"> objects.</w:t>
      </w:r>
      <w:r>
        <w:rPr>
          <w:rFonts w:eastAsiaTheme="minorEastAsia"/>
        </w:rPr>
        <w:t xml:space="preserve"> </w:t>
      </w:r>
    </w:p>
    <w:p w:rsidR="00F82068" w:rsidRDefault="00F82068" w:rsidP="00F82068">
      <w:pPr>
        <w:pStyle w:val="BodyText"/>
      </w:pPr>
      <w:r>
        <w:rPr>
          <w:rFonts w:eastAsiaTheme="minorEastAsia"/>
        </w:rPr>
        <w:t>k</w:t>
      </w:r>
      <w:r>
        <w:rPr>
          <w:rFonts w:eastAsiaTheme="minorEastAsia"/>
        </w:rPr>
        <w:tab/>
        <w:t>= Number of supply leaks</w:t>
      </w:r>
    </w:p>
    <w:p w:rsidR="00F82068" w:rsidRPr="00F24C07" w:rsidRDefault="00F82068">
      <w:pPr>
        <w:pStyle w:val="BodyText"/>
        <w:numPr>
          <w:ilvl w:val="0"/>
          <w:numId w:val="13"/>
        </w:numPr>
        <w:ind w:left="1440"/>
        <w:pPrChange w:id="468" w:author="Lixing Gu" w:date="2014-10-09T10:33:00Z">
          <w:pPr>
            <w:pStyle w:val="BodyText"/>
            <w:numPr>
              <w:numId w:val="24"/>
            </w:numPr>
            <w:tabs>
              <w:tab w:val="num" w:pos="360"/>
              <w:tab w:val="num" w:pos="720"/>
            </w:tabs>
            <w:ind w:left="1440" w:hanging="720"/>
          </w:pPr>
        </w:pPrChange>
      </w:pPr>
      <w:r w:rsidRPr="00F24C07">
        <w:rPr>
          <w:bCs/>
          <w:iCs/>
        </w:rPr>
        <w:t xml:space="preserve">If the calculated supply fan flow rate is above the maximum limit of the supply fan flow rate, and the supply leak ratios remain the same, </w:t>
      </w:r>
      <w:r>
        <w:rPr>
          <w:bCs/>
          <w:iCs/>
        </w:rPr>
        <w:t xml:space="preserve">the supply fan flow rate is set to the maximum limit, and </w:t>
      </w:r>
      <w:r w:rsidRPr="00F24C07">
        <w:rPr>
          <w:bCs/>
          <w:iCs/>
        </w:rPr>
        <w:t xml:space="preserve">the terminal flow rates are reduced proportionally weighted by a ratio of the maximum supply fan flow rate by input to the calculated supply fan flow rate. Therefore, a sum of all terminal rates and all supply leak rates is equal to the maximum supply fan rate. </w:t>
      </w:r>
      <w:r w:rsidRPr="00F24C07">
        <w:rPr>
          <w:b/>
          <w:bCs/>
          <w:i/>
          <w:iCs/>
        </w:rPr>
        <w:t xml:space="preserve"> </w:t>
      </w:r>
    </w:p>
    <w:p w:rsidR="00F82068" w:rsidRPr="006D7109" w:rsidRDefault="00F82068" w:rsidP="00F82068">
      <w:pPr>
        <w:pStyle w:val="Equation"/>
      </w:pPr>
      <w:r w:rsidRPr="003E71B2">
        <w:rPr>
          <w:position w:val="-32"/>
        </w:rPr>
        <w:object w:dxaOrig="1200" w:dyaOrig="740">
          <v:shape id="_x0000_i1295" type="#_x0000_t75" style="width:60pt;height:36.5pt" o:ole="">
            <v:imagedata r:id="rId721" o:title=""/>
          </v:shape>
          <o:OLEObject Type="Embed" ProgID="Equation.DSMT4" ShapeID="_x0000_i1295" DrawAspect="Content" ObjectID="_1476180624" r:id="rId722"/>
        </w:object>
      </w:r>
    </w:p>
    <w:p w:rsidR="00F82068" w:rsidRPr="006D7109" w:rsidRDefault="00F82068" w:rsidP="00F82068">
      <w:pPr>
        <w:pStyle w:val="Equation"/>
      </w:pPr>
      <w:r w:rsidRPr="003E71B2">
        <w:rPr>
          <w:position w:val="-14"/>
        </w:rPr>
        <w:object w:dxaOrig="2500" w:dyaOrig="380">
          <v:shape id="_x0000_i1296" type="#_x0000_t75" style="width:125.5pt;height:19pt" o:ole="">
            <v:imagedata r:id="rId723" o:title=""/>
          </v:shape>
          <o:OLEObject Type="Embed" ProgID="Equation.DSMT4" ShapeID="_x0000_i1296" DrawAspect="Content" ObjectID="_1476180625" r:id="rId724"/>
        </w:object>
      </w:r>
    </w:p>
    <w:p w:rsidR="00F82068" w:rsidRDefault="00F82068" w:rsidP="00F82068">
      <w:pPr>
        <w:pStyle w:val="BodyText"/>
      </w:pPr>
      <w:r w:rsidRPr="0027635F">
        <w:t>where</w:t>
      </w:r>
    </w:p>
    <w:p w:rsidR="00F82068" w:rsidRDefault="00F82068" w:rsidP="00F82068">
      <w:pPr>
        <w:pStyle w:val="BodyText"/>
      </w:pPr>
      <w:r>
        <w:rPr>
          <w:rFonts w:eastAsiaTheme="minorEastAsia"/>
        </w:rPr>
        <w:lastRenderedPageBreak/>
        <w:t>R</w:t>
      </w:r>
      <w:r>
        <w:rPr>
          <w:rFonts w:eastAsiaTheme="minorEastAsia"/>
        </w:rPr>
        <w:tab/>
        <w:t>= The ratio of the maximum fan flow rate given in the inputs to the requested fan flow rate based on the above equation</w:t>
      </w:r>
    </w:p>
    <w:p w:rsidR="00F82068" w:rsidRDefault="00F82068" w:rsidP="00F82068">
      <w:pPr>
        <w:pStyle w:val="BodyText"/>
      </w:pPr>
      <w:r w:rsidRPr="003E71B2">
        <w:rPr>
          <w:position w:val="-14"/>
        </w:rPr>
        <w:object w:dxaOrig="740" w:dyaOrig="380">
          <v:shape id="_x0000_i1297" type="#_x0000_t75" style="width:36.5pt;height:19pt" o:ole="">
            <v:imagedata r:id="rId725" o:title=""/>
          </v:shape>
          <o:OLEObject Type="Embed" ProgID="Equation.DSMT4" ShapeID="_x0000_i1297" DrawAspect="Content" ObjectID="_1476180626" r:id="rId726"/>
        </w:object>
      </w:r>
      <w:r>
        <w:rPr>
          <w:rFonts w:eastAsiaTheme="minorEastAsia"/>
        </w:rPr>
        <w:tab/>
        <w:t>= The maximum supply fan flow rate by input</w:t>
      </w:r>
    </w:p>
    <w:p w:rsidR="00F82068" w:rsidRPr="000B1133" w:rsidRDefault="00F82068" w:rsidP="00F82068">
      <w:pPr>
        <w:pStyle w:val="BodyText"/>
      </w:pPr>
      <w:r w:rsidRPr="003E71B2">
        <w:rPr>
          <w:position w:val="-14"/>
        </w:rPr>
        <w:object w:dxaOrig="680" w:dyaOrig="380">
          <v:shape id="_x0000_i1298" type="#_x0000_t75" style="width:34pt;height:19pt" o:ole="">
            <v:imagedata r:id="rId727" o:title=""/>
          </v:shape>
          <o:OLEObject Type="Embed" ProgID="Equation.DSMT4" ShapeID="_x0000_i1298" DrawAspect="Content" ObjectID="_1476180627" r:id="rId728"/>
        </w:object>
      </w:r>
      <w:r>
        <w:rPr>
          <w:rFonts w:eastAsiaTheme="minorEastAsia"/>
        </w:rPr>
        <w:tab/>
        <w:t>= The calculated supply fan flow rate</w:t>
      </w:r>
    </w:p>
    <w:p w:rsidR="00F82068" w:rsidRDefault="00F82068" w:rsidP="00F82068">
      <w:pPr>
        <w:pStyle w:val="BodyText"/>
        <w:rPr>
          <w:ins w:id="469" w:author="Lixing Gu" w:date="2014-10-13T10:56:00Z"/>
          <w:rFonts w:eastAsiaTheme="minorEastAsia"/>
        </w:rPr>
      </w:pPr>
      <w:r w:rsidRPr="003E71B2">
        <w:rPr>
          <w:position w:val="-14"/>
        </w:rPr>
        <w:object w:dxaOrig="1160" w:dyaOrig="380">
          <v:shape id="_x0000_i1299" type="#_x0000_t75" style="width:58pt;height:19pt" o:ole="">
            <v:imagedata r:id="rId729" o:title=""/>
          </v:shape>
          <o:OLEObject Type="Embed" ProgID="Equation.DSMT4" ShapeID="_x0000_i1299" DrawAspect="Content" ObjectID="_1476180628" r:id="rId730"/>
        </w:object>
      </w:r>
      <w:r>
        <w:rPr>
          <w:rFonts w:eastAsiaTheme="minorEastAsia"/>
        </w:rPr>
        <w:tab/>
        <w:t>= The final flow rate at each terminal adjusted by the ratio</w:t>
      </w:r>
    </w:p>
    <w:p w:rsidR="007832CD" w:rsidRDefault="007832CD" w:rsidP="007832CD">
      <w:pPr>
        <w:pStyle w:val="Heading3"/>
        <w:rPr>
          <w:ins w:id="470" w:author="Lixing Gu" w:date="2014-10-13T10:56:00Z"/>
        </w:rPr>
      </w:pPr>
      <w:ins w:id="471" w:author="Lixing Gu" w:date="2014-10-13T10:56:00Z">
        <w:r>
          <w:t xml:space="preserve">Airflow Calculation Procedure using inputs of Intrazone nodes and linkages </w:t>
        </w:r>
      </w:ins>
    </w:p>
    <w:p w:rsidR="007832CD" w:rsidRPr="007832CD" w:rsidRDefault="007832CD" w:rsidP="007832CD">
      <w:pPr>
        <w:pStyle w:val="BodyText"/>
      </w:pPr>
      <w:ins w:id="472" w:author="Lixing Gu" w:date="2014-10-13T10:56:00Z">
        <w:r w:rsidRPr="007832CD">
          <w:t xml:space="preserve">The inputs of both </w:t>
        </w:r>
      </w:ins>
      <w:ins w:id="473" w:author="Lixing Gu" w:date="2014-10-13T10:58:00Z">
        <w:r w:rsidRPr="007832CD">
          <w:rPr>
            <w:rFonts w:eastAsiaTheme="minorEastAsia"/>
          </w:rPr>
          <w:t xml:space="preserve">AirflowNetwork:IntraZone:Node and AirflowNetwork:IntraZone:Linkage objects are treated as </w:t>
        </w:r>
      </w:ins>
      <w:ins w:id="474" w:author="Lixing Gu" w:date="2014-10-13T10:59:00Z">
        <w:r>
          <w:rPr>
            <w:rFonts w:eastAsiaTheme="minorEastAsia"/>
          </w:rPr>
          <w:t xml:space="preserve">normal </w:t>
        </w:r>
      </w:ins>
      <w:ins w:id="475" w:author="Lixing Gu" w:date="2014-10-13T10:58:00Z">
        <w:r w:rsidRPr="007832CD">
          <w:rPr>
            <w:rFonts w:eastAsiaTheme="minorEastAsia"/>
          </w:rPr>
          <w:t>model nodes and li</w:t>
        </w:r>
      </w:ins>
      <w:ins w:id="476" w:author="Lixing Gu" w:date="2014-10-13T10:59:00Z">
        <w:r>
          <w:rPr>
            <w:rFonts w:eastAsiaTheme="minorEastAsia"/>
          </w:rPr>
          <w:t>n</w:t>
        </w:r>
      </w:ins>
      <w:ins w:id="477" w:author="Lixing Gu" w:date="2014-10-13T10:58:00Z">
        <w:r>
          <w:rPr>
            <w:rFonts w:eastAsiaTheme="minorEastAsia"/>
          </w:rPr>
          <w:t>kag</w:t>
        </w:r>
        <w:r w:rsidRPr="007832CD">
          <w:rPr>
            <w:rFonts w:eastAsiaTheme="minorEastAsia"/>
          </w:rPr>
          <w:t>es</w:t>
        </w:r>
      </w:ins>
      <w:ins w:id="478" w:author="Lixing Gu" w:date="2014-10-13T11:00:00Z">
        <w:r>
          <w:rPr>
            <w:rFonts w:eastAsiaTheme="minorEastAsia"/>
          </w:rPr>
          <w:t xml:space="preserve">. Therefore, the calculation procedures are the same as above. </w:t>
        </w:r>
      </w:ins>
    </w:p>
    <w:p w:rsidR="00F82068" w:rsidRDefault="00F82068" w:rsidP="00F82068">
      <w:pPr>
        <w:pStyle w:val="Heading3"/>
      </w:pPr>
      <w:bookmarkStart w:id="479" w:name="_Toc399401262"/>
      <w:r>
        <w:t>Integration of the AirflowNetwork Model</w:t>
      </w:r>
      <w:bookmarkEnd w:id="463"/>
      <w:bookmarkEnd w:id="479"/>
    </w:p>
    <w:p w:rsidR="00F82068" w:rsidRDefault="00F82068" w:rsidP="00F82068">
      <w:pPr>
        <w:pStyle w:val="BodyText"/>
      </w:pPr>
      <w:r>
        <w:t>The loads calculated by the AirflowNetwork model are integrated into the EnergyPlus heat balance equation in a similar manner as described elsewhere in this document in the section “Basis for the Zone and System Integration”. The mass flow rate summations and sensible and latent loads described in the previous section are included in the calculation of zone temperature and humidity ratio.</w:t>
      </w:r>
    </w:p>
    <w:p w:rsidR="00F82068" w:rsidRDefault="00F82068" w:rsidP="00F82068">
      <w:pPr>
        <w:pStyle w:val="BodyText"/>
      </w:pPr>
      <w:r>
        <w:t>The revised zone temperature update equation becomes:</w:t>
      </w:r>
    </w:p>
    <w:p w:rsidR="00F82068" w:rsidRDefault="00F82068" w:rsidP="00F82068">
      <w:pPr>
        <w:pStyle w:val="EquationLong"/>
      </w:pPr>
      <w:r w:rsidRPr="00694965">
        <w:rPr>
          <w:position w:val="-62"/>
        </w:rPr>
        <w:object w:dxaOrig="8700" w:dyaOrig="1359">
          <v:shape id="_x0000_i1300" type="#_x0000_t75" style="width:433.5pt;height:68pt" o:ole="">
            <v:imagedata r:id="rId731" o:title=""/>
          </v:shape>
          <o:OLEObject Type="Embed" ProgID="Equation.DSMT4" ShapeID="_x0000_i1300" DrawAspect="Content" ObjectID="_1476180629" r:id="rId732"/>
        </w:object>
      </w:r>
    </w:p>
    <w:p w:rsidR="00F82068" w:rsidRDefault="00F82068" w:rsidP="00F82068">
      <w:pPr>
        <w:pStyle w:val="BodyText"/>
      </w:pPr>
      <w:r>
        <w:t>Where MCPT</w:t>
      </w:r>
      <w:r w:rsidRPr="00165EF8">
        <w:rPr>
          <w:vertAlign w:val="subscript"/>
        </w:rPr>
        <w:t>airflow</w:t>
      </w:r>
      <w:r>
        <w:t xml:space="preserve"> is the sum of mass flow rate multiplied by specific heat and temperature for infiltration and mixing, </w:t>
      </w:r>
      <w:r w:rsidRPr="009C76CC">
        <w:t>Q</w:t>
      </w:r>
      <w:r w:rsidRPr="009C76CC">
        <w:rPr>
          <w:vertAlign w:val="subscript"/>
        </w:rPr>
        <w:t>ADS,z</w:t>
      </w:r>
      <w:r>
        <w:t xml:space="preserve"> is the added t</w:t>
      </w:r>
      <w:r w:rsidRPr="00CF7466">
        <w:t>otal sensible load in the zone due to A</w:t>
      </w:r>
      <w:r>
        <w:t xml:space="preserve">ir </w:t>
      </w:r>
      <w:r w:rsidRPr="00CF7466">
        <w:t>D</w:t>
      </w:r>
      <w:r>
        <w:t xml:space="preserve">istribution </w:t>
      </w:r>
      <w:r w:rsidRPr="00CF7466">
        <w:t>S</w:t>
      </w:r>
      <w:r>
        <w:t>ystem</w:t>
      </w:r>
      <w:r w:rsidRPr="00CF7466">
        <w:t xml:space="preserve"> losses</w:t>
      </w:r>
      <w:r>
        <w:t>, and MCP</w:t>
      </w:r>
      <w:r w:rsidRPr="006302D3">
        <w:rPr>
          <w:vertAlign w:val="subscript"/>
        </w:rPr>
        <w:t>airflow</w:t>
      </w:r>
      <w:r>
        <w:t xml:space="preserve"> is the sum of mass flow rate multiplied by specific heat for infiltration and mixing as calculated in the AirflowNetwork model described above.</w:t>
      </w:r>
    </w:p>
    <w:p w:rsidR="00F82068" w:rsidRDefault="00F82068" w:rsidP="00F82068">
      <w:pPr>
        <w:pStyle w:val="BodyText"/>
        <w:keepNext/>
      </w:pPr>
      <w:r>
        <w:t>The revised coefficient (B) used in the zone humidity ratio calculation is shown below:</w:t>
      </w:r>
    </w:p>
    <w:p w:rsidR="00F82068" w:rsidRDefault="00F82068" w:rsidP="00F82068">
      <w:pPr>
        <w:pStyle w:val="Equation"/>
      </w:pPr>
      <w:r w:rsidRPr="00694965">
        <w:rPr>
          <w:position w:val="-28"/>
        </w:rPr>
        <w:object w:dxaOrig="6740" w:dyaOrig="680">
          <v:shape id="_x0000_i1301" type="#_x0000_t75" style="width:336.5pt;height:34pt" o:ole="">
            <v:imagedata r:id="rId733" o:title=""/>
          </v:shape>
          <o:OLEObject Type="Embed" ProgID="Equation.DSMT4" ShapeID="_x0000_i1301" DrawAspect="Content" ObjectID="_1476180630" r:id="rId734"/>
        </w:object>
      </w:r>
    </w:p>
    <w:p w:rsidR="00F82068" w:rsidRPr="009C76CC" w:rsidRDefault="00F82068" w:rsidP="00F82068">
      <w:pPr>
        <w:pStyle w:val="BodyText"/>
        <w:keepNext/>
      </w:pPr>
      <w:r>
        <w:t>Where MW</w:t>
      </w:r>
      <w:r w:rsidRPr="00165EF8">
        <w:rPr>
          <w:vertAlign w:val="subscript"/>
        </w:rPr>
        <w:t>airflow</w:t>
      </w:r>
      <w:r>
        <w:t xml:space="preserve"> is the sum of mass flow rate multiplied by humidity ratio for infiltration and mixing and Q</w:t>
      </w:r>
      <w:r w:rsidRPr="0038437A">
        <w:rPr>
          <w:vertAlign w:val="subscript"/>
        </w:rPr>
        <w:t>ADS</w:t>
      </w:r>
      <w:r>
        <w:rPr>
          <w:vertAlign w:val="subscript"/>
        </w:rPr>
        <w:t>,m,z</w:t>
      </w:r>
      <w:r w:rsidRPr="0038437A">
        <w:rPr>
          <w:vertAlign w:val="subscript"/>
        </w:rPr>
        <w:t xml:space="preserve"> </w:t>
      </w:r>
      <w:r>
        <w:rPr>
          <w:vertAlign w:val="subscript"/>
        </w:rPr>
        <w:t xml:space="preserve"> </w:t>
      </w:r>
      <w:r w:rsidRPr="0099166D">
        <w:t>is the</w:t>
      </w:r>
      <w:r>
        <w:rPr>
          <w:vertAlign w:val="subscript"/>
        </w:rPr>
        <w:t xml:space="preserve"> </w:t>
      </w:r>
      <w:r w:rsidRPr="0099166D">
        <w:t>added total latent</w:t>
      </w:r>
      <w:r>
        <w:t xml:space="preserve"> (moisture)</w:t>
      </w:r>
      <w:r w:rsidRPr="0099166D">
        <w:t xml:space="preserve"> load in the zone due to A</w:t>
      </w:r>
      <w:r>
        <w:t xml:space="preserve">ir </w:t>
      </w:r>
      <w:r w:rsidRPr="0099166D">
        <w:t>D</w:t>
      </w:r>
      <w:r>
        <w:t xml:space="preserve">istribution </w:t>
      </w:r>
      <w:r w:rsidRPr="0099166D">
        <w:t>S</w:t>
      </w:r>
      <w:r>
        <w:t>ystem</w:t>
      </w:r>
      <w:r w:rsidRPr="0099166D">
        <w:t xml:space="preserve"> losses from the</w:t>
      </w:r>
      <w:r>
        <w:t xml:space="preserve"> AirflowNetwork model described above. This coefficient is used in the prediction of moisture as described in the section “Moisture Predictor-Corrector” found elsewhere in this document.</w:t>
      </w:r>
    </w:p>
    <w:p w:rsidR="00F82068" w:rsidRDefault="00F82068" w:rsidP="00F82068">
      <w:pPr>
        <w:pStyle w:val="Heading3"/>
      </w:pPr>
      <w:bookmarkStart w:id="480" w:name="_Toc133319767"/>
      <w:bookmarkStart w:id="481" w:name="_Toc399401263"/>
      <w:r>
        <w:t>Model Output</w:t>
      </w:r>
      <w:bookmarkEnd w:id="480"/>
      <w:bookmarkEnd w:id="481"/>
    </w:p>
    <w:p w:rsidR="00F82068" w:rsidRDefault="00F82068" w:rsidP="00F82068">
      <w:pPr>
        <w:pStyle w:val="BodyText"/>
      </w:pPr>
      <w:r>
        <w:t>The available outputs from the AirflowNetwork model are described in the EnergyPlus Input Output Reference manual.</w:t>
      </w:r>
    </w:p>
    <w:p w:rsidR="00F82068" w:rsidRDefault="00F82068" w:rsidP="00F82068">
      <w:pPr>
        <w:pStyle w:val="Heading3"/>
      </w:pPr>
      <w:bookmarkStart w:id="482" w:name="_Toc399401264"/>
      <w:r>
        <w:t>References</w:t>
      </w:r>
      <w:bookmarkEnd w:id="482"/>
    </w:p>
    <w:p w:rsidR="00F82068" w:rsidRPr="00D6189D" w:rsidRDefault="00F82068" w:rsidP="00F82068">
      <w:pPr>
        <w:pStyle w:val="BodyText"/>
      </w:pPr>
      <w:r>
        <w:t>Atkins, R. E., J. A. Peterka, and J. E. Cermak. 1979. “Averaged pressure coefficients for rectangular buildings,” Wind Engineering, Proceedings of the Fifth International Conference 7:369-80, Fort Collins, CO. Pergamon Press, NY.</w:t>
      </w:r>
    </w:p>
    <w:p w:rsidR="00F82068" w:rsidRPr="00AF33EA" w:rsidRDefault="00F82068" w:rsidP="00F82068">
      <w:pPr>
        <w:pStyle w:val="BodyText"/>
      </w:pPr>
      <w:r w:rsidRPr="00AF33EA">
        <w:t>Bolmqvist, C. and M. Sandberg, 2004, “Air Movements through Horizontal Openings in Buildings – A Model Study,” International Journal of Ventilation, Vol. 3, No. 1, pp. 1-9</w:t>
      </w:r>
    </w:p>
    <w:p w:rsidR="00F82068" w:rsidRDefault="00F82068" w:rsidP="00F82068">
      <w:pPr>
        <w:pStyle w:val="BodyText"/>
      </w:pPr>
      <w:r>
        <w:lastRenderedPageBreak/>
        <w:t xml:space="preserve">COMIS Fundamentals. 1990. Edited by Helmut E. Feustel and Alison Rayner-Hooson, LBL-28560, </w:t>
      </w:r>
      <w:smartTag w:uri="urn:schemas-microsoft-com:office:smarttags" w:element="City">
        <w:r>
          <w:t>Lawrence</w:t>
        </w:r>
      </w:smartTag>
      <w:r>
        <w:t xml:space="preserve"> </w:t>
      </w:r>
      <w:smartTag w:uri="urn:schemas-microsoft-com:office:smarttags" w:element="City">
        <w:r>
          <w:t>Berkeley</w:t>
        </w:r>
      </w:smartTag>
      <w:r>
        <w:t xml:space="preserve"> Laboratory, </w:t>
      </w:r>
      <w:smartTag w:uri="urn:schemas-microsoft-com:office:smarttags" w:element="place">
        <w:smartTag w:uri="urn:schemas-microsoft-com:office:smarttags" w:element="City">
          <w:r>
            <w:t>Berkeley</w:t>
          </w:r>
        </w:smartTag>
        <w:r>
          <w:t xml:space="preserve">, </w:t>
        </w:r>
        <w:smartTag w:uri="urn:schemas-microsoft-com:office:smarttags" w:element="State">
          <w:r>
            <w:t>CA</w:t>
          </w:r>
        </w:smartTag>
      </w:smartTag>
    </w:p>
    <w:p w:rsidR="00F82068" w:rsidRDefault="00F82068" w:rsidP="00F82068">
      <w:pPr>
        <w:pStyle w:val="BodyText"/>
      </w:pPr>
      <w:r w:rsidRPr="001C0B82">
        <w:rPr>
          <w:lang w:val="fr-FR"/>
        </w:rPr>
        <w:t xml:space="preserve">Conte, S. D. and C de Boor. 1972. </w:t>
      </w:r>
      <w:r>
        <w:t xml:space="preserve">Elementary Numerical Analysis: an Algorithmic Approach, McGraw-Hill. </w:t>
      </w:r>
    </w:p>
    <w:p w:rsidR="00F82068" w:rsidRPr="00633A96" w:rsidRDefault="00F82068" w:rsidP="00F82068">
      <w:pPr>
        <w:pStyle w:val="BodyText"/>
      </w:pPr>
      <w:r w:rsidRPr="00633A96">
        <w:t xml:space="preserve">Cooper, L., 1989, “Calculation of the Flow Through a Horizontal Ceiling/Floor Vent,” NISTIR 89-4052, National </w:t>
      </w:r>
      <w:smartTag w:uri="urn:schemas-microsoft-com:office:smarttags" w:element="PlaceType">
        <w:r w:rsidRPr="00633A96">
          <w:t>Institute</w:t>
        </w:r>
      </w:smartTag>
      <w:r w:rsidRPr="00633A96">
        <w:t xml:space="preserve"> of </w:t>
      </w:r>
      <w:smartTag w:uri="urn:schemas-microsoft-com:office:smarttags" w:element="PlaceName">
        <w:r w:rsidRPr="00633A96">
          <w:t>Standards</w:t>
        </w:r>
      </w:smartTag>
      <w:r w:rsidRPr="00633A96">
        <w:t xml:space="preserve"> and Technology, </w:t>
      </w:r>
      <w:smartTag w:uri="urn:schemas-microsoft-com:office:smarttags" w:element="place">
        <w:smartTag w:uri="urn:schemas-microsoft-com:office:smarttags" w:element="City">
          <w:r w:rsidRPr="00633A96">
            <w:t>Gaithersburg</w:t>
          </w:r>
        </w:smartTag>
        <w:r w:rsidRPr="00633A96">
          <w:t xml:space="preserve">, </w:t>
        </w:r>
        <w:smartTag w:uri="urn:schemas-microsoft-com:office:smarttags" w:element="State">
          <w:r w:rsidRPr="00633A96">
            <w:t>MD</w:t>
          </w:r>
        </w:smartTag>
      </w:smartTag>
    </w:p>
    <w:p w:rsidR="00F82068" w:rsidRDefault="00F82068" w:rsidP="00F82068">
      <w:pPr>
        <w:pStyle w:val="BodyText"/>
      </w:pPr>
      <w:r>
        <w:t xml:space="preserve">Dols, W. S. &amp; G. N. Walton. 2002. “CONTAMW 2.0 User Manual,” NISTIR 6921, National Institute of Standards and Technology, </w:t>
      </w:r>
      <w:smartTag w:uri="urn:schemas-microsoft-com:office:smarttags" w:element="place">
        <w:smartTag w:uri="urn:schemas-microsoft-com:office:smarttags" w:element="City">
          <w:r>
            <w:t>Gaithersburg</w:t>
          </w:r>
        </w:smartTag>
        <w:r>
          <w:t xml:space="preserve">, </w:t>
        </w:r>
        <w:smartTag w:uri="urn:schemas-microsoft-com:office:smarttags" w:element="State">
          <w:r>
            <w:t>Maryland</w:t>
          </w:r>
        </w:smartTag>
      </w:smartTag>
    </w:p>
    <w:p w:rsidR="00F82068" w:rsidRDefault="00F82068" w:rsidP="00F82068">
      <w:pPr>
        <w:pStyle w:val="BodyText"/>
      </w:pPr>
      <w:r>
        <w:t xml:space="preserve">Holmes, J. D. 1986. Wind Loads on low-rise buildings: The structural and environmental effects of wind on buildings and structures, Chapter 12, Faculty of Engineering, </w:t>
      </w:r>
      <w:smartTag w:uri="urn:schemas-microsoft-com:office:smarttags" w:element="PlaceName">
        <w:r>
          <w:t>Monash</w:t>
        </w:r>
      </w:smartTag>
      <w:r>
        <w:t xml:space="preserve"> </w:t>
      </w:r>
      <w:smartTag w:uri="urn:schemas-microsoft-com:office:smarttags" w:element="PlaceType">
        <w:r>
          <w:t>University</w:t>
        </w:r>
      </w:smartTag>
      <w:r>
        <w:t xml:space="preserve">, </w:t>
      </w:r>
      <w:smartTag w:uri="urn:schemas-microsoft-com:office:smarttags" w:element="place">
        <w:smartTag w:uri="urn:schemas-microsoft-com:office:smarttags" w:element="City">
          <w:smartTag w:uri="schemas-city2airport-com/woprcity2airport" w:element="City">
            <w:r>
              <w:t>Melbourne</w:t>
            </w:r>
          </w:smartTag>
        </w:smartTag>
        <w:r>
          <w:t xml:space="preserve">, </w:t>
        </w:r>
        <w:smartTag w:uri="urn:schemas-microsoft-com:office:smarttags" w:element="country-region">
          <w:r>
            <w:t>Australia</w:t>
          </w:r>
        </w:smartTag>
      </w:smartTag>
    </w:p>
    <w:p w:rsidR="00F82068" w:rsidRPr="00382AB7" w:rsidRDefault="00F82068" w:rsidP="00F82068">
      <w:pPr>
        <w:pStyle w:val="BodyText"/>
      </w:pPr>
      <w:r w:rsidRPr="00382AB7">
        <w:t>Swami, M. V. and S. Chandra. 1988. Correlations for pressure distribution on buildings and calculation of natural-ventilation airflow, ASHRAE Transactions 94(1988) (Pt 1), pp. 243-266.</w:t>
      </w:r>
    </w:p>
    <w:p w:rsidR="00F82068" w:rsidRDefault="00F82068" w:rsidP="00F82068">
      <w:pPr>
        <w:pStyle w:val="BodyText"/>
        <w:rPr>
          <w:sz w:val="24"/>
          <w:szCs w:val="24"/>
        </w:rPr>
      </w:pPr>
      <w:r>
        <w:t xml:space="preserve">Swami, M. V., L. Gu, &amp; V. Vasanth. 1992. “Integration of Radon and Energy Models for Building,” FSEC-CR-553-92, </w:t>
      </w:r>
      <w:smartTag w:uri="urn:schemas-microsoft-com:office:smarttags" w:element="State">
        <w:r>
          <w:t>Florida</w:t>
        </w:r>
      </w:smartTag>
      <w:r>
        <w:t xml:space="preserve"> Solar </w:t>
      </w:r>
      <w:smartTag w:uri="urn:schemas-microsoft-com:office:smarttags" w:element="PlaceName">
        <w:r>
          <w:t>Energy</w:t>
        </w:r>
      </w:smartTag>
      <w:r>
        <w:t xml:space="preserve"> </w:t>
      </w:r>
      <w:smartTag w:uri="urn:schemas-microsoft-com:office:smarttags" w:element="PlaceType">
        <w:r>
          <w:t>Center</w:t>
        </w:r>
      </w:smartTag>
      <w:r>
        <w:t xml:space="preserve">, </w:t>
      </w:r>
      <w:smartTag w:uri="urn:schemas-microsoft-com:office:smarttags" w:element="place">
        <w:smartTag w:uri="urn:schemas-microsoft-com:office:smarttags" w:element="City">
          <w:r>
            <w:t>Cocoa</w:t>
          </w:r>
        </w:smartTag>
        <w:r>
          <w:t xml:space="preserve">, </w:t>
        </w:r>
        <w:smartTag w:uri="urn:schemas-microsoft-com:office:smarttags" w:element="State">
          <w:r>
            <w:t>Florida</w:t>
          </w:r>
        </w:smartTag>
      </w:smartTag>
    </w:p>
    <w:p w:rsidR="00F82068" w:rsidRPr="00AF33EA" w:rsidRDefault="00F82068" w:rsidP="00F82068">
      <w:pPr>
        <w:pStyle w:val="BodyText"/>
      </w:pPr>
      <w:r w:rsidRPr="00AF33EA">
        <w:t>Tan, Q. and Y. Jaluria, 1992, “Flow through Horizontal Vents as Related to Compartment Fire Environments,” NIST-GCR-92-607, National Institute of Standards and Technology</w:t>
      </w:r>
      <w:r>
        <w:t xml:space="preserve">, </w:t>
      </w:r>
      <w:smartTag w:uri="urn:schemas-microsoft-com:office:smarttags" w:element="place">
        <w:smartTag w:uri="urn:schemas-microsoft-com:office:smarttags" w:element="City">
          <w:r>
            <w:t>Gaithersburg</w:t>
          </w:r>
        </w:smartTag>
        <w:r>
          <w:t xml:space="preserve">, </w:t>
        </w:r>
        <w:smartTag w:uri="urn:schemas-microsoft-com:office:smarttags" w:element="State">
          <w:r>
            <w:t>Maryland</w:t>
          </w:r>
        </w:smartTag>
      </w:smartTag>
    </w:p>
    <w:p w:rsidR="00F82068" w:rsidRDefault="00F82068" w:rsidP="00F82068">
      <w:pPr>
        <w:pStyle w:val="BodyText"/>
      </w:pPr>
      <w:r>
        <w:t xml:space="preserve">Walton, G. N. 1989. “AIRNET – A Computer Program for Building Airflow Network Modeling,” NISTIR 89-4072, National </w:t>
      </w:r>
      <w:smartTag w:uri="urn:schemas-microsoft-com:office:smarttags" w:element="PlaceType">
        <w:r>
          <w:t>Institute</w:t>
        </w:r>
      </w:smartTag>
      <w:r>
        <w:t xml:space="preserve"> of </w:t>
      </w:r>
      <w:smartTag w:uri="urn:schemas-microsoft-com:office:smarttags" w:element="PlaceName">
        <w:r>
          <w:t>Standards</w:t>
        </w:r>
      </w:smartTag>
      <w:r>
        <w:t xml:space="preserve"> and Technology, </w:t>
      </w:r>
      <w:smartTag w:uri="urn:schemas-microsoft-com:office:smarttags" w:element="place">
        <w:smartTag w:uri="urn:schemas-microsoft-com:office:smarttags" w:element="City">
          <w:r>
            <w:t>Gaithersburg</w:t>
          </w:r>
        </w:smartTag>
        <w:r>
          <w:t xml:space="preserve">, </w:t>
        </w:r>
        <w:smartTag w:uri="urn:schemas-microsoft-com:office:smarttags" w:element="State">
          <w:r>
            <w:t>Maryland</w:t>
          </w:r>
        </w:smartTag>
      </w:smartTag>
    </w:p>
    <w:p w:rsidR="00F82068" w:rsidRDefault="00F82068" w:rsidP="00F82068">
      <w:pPr>
        <w:pStyle w:val="BodyText"/>
      </w:pPr>
      <w:r>
        <w:t xml:space="preserve">Walton, G. N. &amp; W. S. Dols. 2003. “CONTAM 2.1 Supplemental User Guide and Program Documentation,” NISTIR 7049, National Institute of Standards and Technology, </w:t>
      </w:r>
      <w:smartTag w:uri="urn:schemas-microsoft-com:office:smarttags" w:element="place">
        <w:smartTag w:uri="urn:schemas-microsoft-com:office:smarttags" w:element="City">
          <w:r>
            <w:t>Gaithersburg</w:t>
          </w:r>
        </w:smartTag>
        <w:r>
          <w:t xml:space="preserve">, </w:t>
        </w:r>
        <w:smartTag w:uri="urn:schemas-microsoft-com:office:smarttags" w:element="State">
          <w:r>
            <w:t>Maryland</w:t>
          </w:r>
        </w:smartTag>
      </w:smartTag>
    </w:p>
    <w:bookmarkEnd w:id="3"/>
    <w:bookmarkEnd w:id="4"/>
    <w:bookmarkEnd w:id="5"/>
    <w:p w:rsidR="00822A90" w:rsidRDefault="00822A90"/>
    <w:sectPr w:rsidR="00822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3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itstream Vera Sans">
    <w:altName w:val="DejaVu Sans"/>
    <w:charset w:val="00"/>
    <w:family w:val="swiss"/>
    <w:pitch w:val="variable"/>
    <w:sig w:usb0="00000003" w:usb1="1000204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37547DF"/>
    <w:multiLevelType w:val="singleLevel"/>
    <w:tmpl w:val="0409000F"/>
    <w:lvl w:ilvl="0">
      <w:start w:val="1"/>
      <w:numFmt w:val="decimal"/>
      <w:lvlText w:val="%1."/>
      <w:lvlJc w:val="left"/>
      <w:pPr>
        <w:tabs>
          <w:tab w:val="num" w:pos="360"/>
        </w:tabs>
        <w:ind w:left="360" w:hanging="360"/>
      </w:pPr>
    </w:lvl>
  </w:abstractNum>
  <w:abstractNum w:abstractNumId="2">
    <w:nsid w:val="03AA3E57"/>
    <w:multiLevelType w:val="hybridMultilevel"/>
    <w:tmpl w:val="F012960C"/>
    <w:lvl w:ilvl="0" w:tplc="803C00FC">
      <w:start w:val="1"/>
      <w:numFmt w:val="lowerLetter"/>
      <w:lvlText w:val="%1."/>
      <w:lvlJc w:val="left"/>
      <w:pPr>
        <w:tabs>
          <w:tab w:val="num" w:pos="3600"/>
        </w:tabs>
        <w:ind w:left="3600" w:hanging="360"/>
      </w:pPr>
    </w:lvl>
    <w:lvl w:ilvl="1" w:tplc="04090019">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20300D3D"/>
    <w:multiLevelType w:val="singleLevel"/>
    <w:tmpl w:val="0409000F"/>
    <w:lvl w:ilvl="0">
      <w:start w:val="1"/>
      <w:numFmt w:val="decimal"/>
      <w:lvlText w:val="%1."/>
      <w:lvlJc w:val="left"/>
      <w:pPr>
        <w:tabs>
          <w:tab w:val="num" w:pos="360"/>
        </w:tabs>
        <w:ind w:left="360" w:hanging="360"/>
      </w:pPr>
    </w:lvl>
  </w:abstractNum>
  <w:abstractNum w:abstractNumId="4">
    <w:nsid w:val="34B132BB"/>
    <w:multiLevelType w:val="singleLevel"/>
    <w:tmpl w:val="0409000F"/>
    <w:lvl w:ilvl="0">
      <w:start w:val="1"/>
      <w:numFmt w:val="decimal"/>
      <w:lvlText w:val="%1."/>
      <w:lvlJc w:val="left"/>
      <w:pPr>
        <w:tabs>
          <w:tab w:val="num" w:pos="360"/>
        </w:tabs>
        <w:ind w:left="360" w:hanging="360"/>
      </w:pPr>
    </w:lvl>
  </w:abstractNum>
  <w:abstractNum w:abstractNumId="5">
    <w:nsid w:val="3C182392"/>
    <w:multiLevelType w:val="singleLevel"/>
    <w:tmpl w:val="0409000F"/>
    <w:lvl w:ilvl="0">
      <w:start w:val="1"/>
      <w:numFmt w:val="decimal"/>
      <w:lvlText w:val="%1."/>
      <w:lvlJc w:val="left"/>
      <w:pPr>
        <w:tabs>
          <w:tab w:val="num" w:pos="360"/>
        </w:tabs>
        <w:ind w:left="360" w:hanging="360"/>
      </w:pPr>
    </w:lvl>
  </w:abstractNum>
  <w:abstractNum w:abstractNumId="6">
    <w:nsid w:val="3CCD4172"/>
    <w:multiLevelType w:val="singleLevel"/>
    <w:tmpl w:val="0409000F"/>
    <w:lvl w:ilvl="0">
      <w:start w:val="1"/>
      <w:numFmt w:val="decimal"/>
      <w:lvlText w:val="%1."/>
      <w:lvlJc w:val="left"/>
      <w:pPr>
        <w:tabs>
          <w:tab w:val="num" w:pos="360"/>
        </w:tabs>
        <w:ind w:left="360" w:hanging="360"/>
      </w:pPr>
    </w:lvl>
  </w:abstractNum>
  <w:abstractNum w:abstractNumId="7">
    <w:nsid w:val="3DEC5983"/>
    <w:multiLevelType w:val="hybridMultilevel"/>
    <w:tmpl w:val="97BCAC2A"/>
    <w:name w:val="heading"/>
    <w:lvl w:ilvl="0" w:tplc="A4C25328">
      <w:start w:val="1"/>
      <w:numFmt w:val="bullet"/>
      <w:lvlText w:val=""/>
      <w:lvlJc w:val="left"/>
      <w:pPr>
        <w:tabs>
          <w:tab w:val="num" w:pos="1800"/>
        </w:tabs>
        <w:ind w:left="1800" w:hanging="360"/>
      </w:pPr>
      <w:rPr>
        <w:rFonts w:ascii="Symbol" w:hAnsi="Symbol" w:hint="default"/>
      </w:rPr>
    </w:lvl>
    <w:lvl w:ilvl="1" w:tplc="BA7845EC" w:tentative="1">
      <w:start w:val="1"/>
      <w:numFmt w:val="bullet"/>
      <w:lvlText w:val="o"/>
      <w:lvlJc w:val="left"/>
      <w:pPr>
        <w:tabs>
          <w:tab w:val="num" w:pos="2520"/>
        </w:tabs>
        <w:ind w:left="2520" w:hanging="360"/>
      </w:pPr>
      <w:rPr>
        <w:rFonts w:ascii="Courier New" w:hAnsi="Courier New" w:cs="Courier New" w:hint="default"/>
      </w:rPr>
    </w:lvl>
    <w:lvl w:ilvl="2" w:tplc="BDDA01E8" w:tentative="1">
      <w:start w:val="1"/>
      <w:numFmt w:val="bullet"/>
      <w:lvlText w:val=""/>
      <w:lvlJc w:val="left"/>
      <w:pPr>
        <w:tabs>
          <w:tab w:val="num" w:pos="3240"/>
        </w:tabs>
        <w:ind w:left="3240" w:hanging="360"/>
      </w:pPr>
      <w:rPr>
        <w:rFonts w:ascii="Wingdings" w:hAnsi="Wingdings" w:hint="default"/>
      </w:rPr>
    </w:lvl>
    <w:lvl w:ilvl="3" w:tplc="8070AAF8" w:tentative="1">
      <w:start w:val="1"/>
      <w:numFmt w:val="bullet"/>
      <w:lvlText w:val=""/>
      <w:lvlJc w:val="left"/>
      <w:pPr>
        <w:tabs>
          <w:tab w:val="num" w:pos="3960"/>
        </w:tabs>
        <w:ind w:left="3960" w:hanging="360"/>
      </w:pPr>
      <w:rPr>
        <w:rFonts w:ascii="Symbol" w:hAnsi="Symbol" w:hint="default"/>
      </w:rPr>
    </w:lvl>
    <w:lvl w:ilvl="4" w:tplc="964EBDF8" w:tentative="1">
      <w:start w:val="1"/>
      <w:numFmt w:val="bullet"/>
      <w:lvlText w:val="o"/>
      <w:lvlJc w:val="left"/>
      <w:pPr>
        <w:tabs>
          <w:tab w:val="num" w:pos="4680"/>
        </w:tabs>
        <w:ind w:left="4680" w:hanging="360"/>
      </w:pPr>
      <w:rPr>
        <w:rFonts w:ascii="Courier New" w:hAnsi="Courier New" w:cs="Courier New" w:hint="default"/>
      </w:rPr>
    </w:lvl>
    <w:lvl w:ilvl="5" w:tplc="7AD6DEE4" w:tentative="1">
      <w:start w:val="1"/>
      <w:numFmt w:val="bullet"/>
      <w:lvlText w:val=""/>
      <w:lvlJc w:val="left"/>
      <w:pPr>
        <w:tabs>
          <w:tab w:val="num" w:pos="5400"/>
        </w:tabs>
        <w:ind w:left="5400" w:hanging="360"/>
      </w:pPr>
      <w:rPr>
        <w:rFonts w:ascii="Wingdings" w:hAnsi="Wingdings" w:hint="default"/>
      </w:rPr>
    </w:lvl>
    <w:lvl w:ilvl="6" w:tplc="5BD44BD0" w:tentative="1">
      <w:start w:val="1"/>
      <w:numFmt w:val="bullet"/>
      <w:lvlText w:val=""/>
      <w:lvlJc w:val="left"/>
      <w:pPr>
        <w:tabs>
          <w:tab w:val="num" w:pos="6120"/>
        </w:tabs>
        <w:ind w:left="6120" w:hanging="360"/>
      </w:pPr>
      <w:rPr>
        <w:rFonts w:ascii="Symbol" w:hAnsi="Symbol" w:hint="default"/>
      </w:rPr>
    </w:lvl>
    <w:lvl w:ilvl="7" w:tplc="E35CD3F2" w:tentative="1">
      <w:start w:val="1"/>
      <w:numFmt w:val="bullet"/>
      <w:lvlText w:val="o"/>
      <w:lvlJc w:val="left"/>
      <w:pPr>
        <w:tabs>
          <w:tab w:val="num" w:pos="6840"/>
        </w:tabs>
        <w:ind w:left="6840" w:hanging="360"/>
      </w:pPr>
      <w:rPr>
        <w:rFonts w:ascii="Courier New" w:hAnsi="Courier New" w:cs="Courier New" w:hint="default"/>
      </w:rPr>
    </w:lvl>
    <w:lvl w:ilvl="8" w:tplc="85D6CA2C" w:tentative="1">
      <w:start w:val="1"/>
      <w:numFmt w:val="bullet"/>
      <w:lvlText w:val=""/>
      <w:lvlJc w:val="left"/>
      <w:pPr>
        <w:tabs>
          <w:tab w:val="num" w:pos="7560"/>
        </w:tabs>
        <w:ind w:left="7560" w:hanging="360"/>
      </w:pPr>
      <w:rPr>
        <w:rFonts w:ascii="Wingdings" w:hAnsi="Wingdings" w:hint="default"/>
      </w:rPr>
    </w:lvl>
  </w:abstractNum>
  <w:abstractNum w:abstractNumId="8">
    <w:nsid w:val="408209AB"/>
    <w:multiLevelType w:val="multilevel"/>
    <w:tmpl w:val="0409001D"/>
    <w:name w:val="numbered 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5411FF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11">
    <w:nsid w:val="4BEE2136"/>
    <w:multiLevelType w:val="singleLevel"/>
    <w:tmpl w:val="0409000F"/>
    <w:lvl w:ilvl="0">
      <w:start w:val="1"/>
      <w:numFmt w:val="decimal"/>
      <w:lvlText w:val="%1."/>
      <w:lvlJc w:val="left"/>
      <w:pPr>
        <w:tabs>
          <w:tab w:val="num" w:pos="360"/>
        </w:tabs>
        <w:ind w:left="360" w:hanging="360"/>
      </w:pPr>
    </w:lvl>
  </w:abstractNum>
  <w:abstractNum w:abstractNumId="12">
    <w:nsid w:val="515D3260"/>
    <w:multiLevelType w:val="singleLevel"/>
    <w:tmpl w:val="0409000F"/>
    <w:lvl w:ilvl="0">
      <w:start w:val="1"/>
      <w:numFmt w:val="decimal"/>
      <w:lvlText w:val="%1."/>
      <w:lvlJc w:val="left"/>
      <w:pPr>
        <w:tabs>
          <w:tab w:val="num" w:pos="360"/>
        </w:tabs>
        <w:ind w:left="360" w:hanging="360"/>
      </w:pPr>
    </w:lvl>
  </w:abstractNum>
  <w:abstractNum w:abstractNumId="13">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14">
    <w:nsid w:val="59803B54"/>
    <w:multiLevelType w:val="hybridMultilevel"/>
    <w:tmpl w:val="8A72B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8890E5E"/>
    <w:multiLevelType w:val="hybridMultilevel"/>
    <w:tmpl w:val="8924B64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A494420"/>
    <w:multiLevelType w:val="singleLevel"/>
    <w:tmpl w:val="0409000F"/>
    <w:lvl w:ilvl="0">
      <w:start w:val="1"/>
      <w:numFmt w:val="decimal"/>
      <w:lvlText w:val="%1."/>
      <w:lvlJc w:val="left"/>
      <w:pPr>
        <w:tabs>
          <w:tab w:val="num" w:pos="360"/>
        </w:tabs>
        <w:ind w:left="360" w:hanging="360"/>
      </w:pPr>
    </w:lvl>
  </w:abstractNum>
  <w:abstractNum w:abstractNumId="17">
    <w:nsid w:val="6C734A19"/>
    <w:multiLevelType w:val="multilevel"/>
    <w:tmpl w:val="B6B831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75686881"/>
    <w:multiLevelType w:val="multilevel"/>
    <w:tmpl w:val="E45095C4"/>
    <w:name w:val="numbered list22"/>
    <w:lvl w:ilvl="0">
      <w:start w:val="1"/>
      <w:numFmt w:val="decimal"/>
      <w:lvlText w:val="%1)"/>
      <w:lvlJc w:val="left"/>
      <w:pPr>
        <w:tabs>
          <w:tab w:val="num" w:pos="1440"/>
        </w:tabs>
        <w:ind w:left="360" w:firstLine="72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791601A3"/>
    <w:multiLevelType w:val="singleLevel"/>
    <w:tmpl w:val="0409000F"/>
    <w:name w:val="numbered list"/>
    <w:lvl w:ilvl="0">
      <w:start w:val="1"/>
      <w:numFmt w:val="decimal"/>
      <w:lvlText w:val="%1."/>
      <w:lvlJc w:val="left"/>
      <w:pPr>
        <w:tabs>
          <w:tab w:val="num" w:pos="360"/>
        </w:tabs>
        <w:ind w:left="360" w:hanging="360"/>
      </w:pPr>
    </w:lvl>
  </w:abstractNum>
  <w:num w:numId="1">
    <w:abstractNumId w:val="10"/>
  </w:num>
  <w:num w:numId="2">
    <w:abstractNumId w:val="13"/>
  </w:num>
  <w:num w:numId="3">
    <w:abstractNumId w:val="5"/>
  </w:num>
  <w:num w:numId="4">
    <w:abstractNumId w:val="11"/>
  </w:num>
  <w:num w:numId="5">
    <w:abstractNumId w:val="6"/>
  </w:num>
  <w:num w:numId="6">
    <w:abstractNumId w:val="4"/>
  </w:num>
  <w:num w:numId="7">
    <w:abstractNumId w:val="3"/>
  </w:num>
  <w:num w:numId="8">
    <w:abstractNumId w:val="12"/>
  </w:num>
  <w:num w:numId="9">
    <w:abstractNumId w:val="16"/>
  </w:num>
  <w:num w:numId="10">
    <w:abstractNumId w:val="1"/>
  </w:num>
  <w:num w:numId="11">
    <w:abstractNumId w:val="13"/>
    <w:lvlOverride w:ilvl="0">
      <w:startOverride w:val="1"/>
    </w:lvlOverride>
  </w:num>
  <w:num w:numId="12">
    <w:abstractNumId w:val="2"/>
  </w:num>
  <w:num w:numId="13">
    <w:abstractNumId w:val="15"/>
  </w:num>
  <w:num w:numId="14">
    <w:abstractNumId w:val="9"/>
  </w:num>
  <w:num w:numId="15">
    <w:abstractNumId w:val="14"/>
  </w:num>
  <w:num w:numId="16">
    <w:abstractNumId w:val="17"/>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xing Gu">
    <w15:presenceInfo w15:providerId="None" w15:userId="Lixing G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068"/>
    <w:rsid w:val="000D4A08"/>
    <w:rsid w:val="000D5641"/>
    <w:rsid w:val="000D7B40"/>
    <w:rsid w:val="001B2727"/>
    <w:rsid w:val="001B2B0A"/>
    <w:rsid w:val="00220082"/>
    <w:rsid w:val="0065054B"/>
    <w:rsid w:val="007832CD"/>
    <w:rsid w:val="007B0A2A"/>
    <w:rsid w:val="00822A90"/>
    <w:rsid w:val="00980928"/>
    <w:rsid w:val="009A1AF4"/>
    <w:rsid w:val="009C4762"/>
    <w:rsid w:val="00B4614C"/>
    <w:rsid w:val="00BC20D2"/>
    <w:rsid w:val="00C3465C"/>
    <w:rsid w:val="00CD776A"/>
    <w:rsid w:val="00DA17FC"/>
    <w:rsid w:val="00DF7D60"/>
    <w:rsid w:val="00EB10D3"/>
    <w:rsid w:val="00F01D6D"/>
    <w:rsid w:val="00F51663"/>
    <w:rsid w:val="00F63CC2"/>
    <w:rsid w:val="00F82068"/>
    <w:rsid w:val="00FA0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reet"/>
  <w:smartTagType w:namespaceuri="urn:schemas-microsoft-com:office:smarttags" w:name="addres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martTagType w:namespaceuri="schemas-city2airport-com/woprcity2airport" w:name="City"/>
  <w:shapeDefaults>
    <o:shapedefaults v:ext="edit" spidmax="1026"/>
    <o:shapelayout v:ext="edit">
      <o:idmap v:ext="edit" data="1"/>
    </o:shapelayout>
  </w:shapeDefaults>
  <w:decimalSymbol w:val="."/>
  <w:listSeparator w:val=","/>
  <w15:chartTrackingRefBased/>
  <w15:docId w15:val="{F365C71D-5AE2-47EE-908D-7405BC39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068"/>
    <w:pPr>
      <w:spacing w:after="0" w:line="240" w:lineRule="auto"/>
      <w:ind w:left="1080"/>
    </w:pPr>
    <w:rPr>
      <w:rFonts w:ascii="Arial" w:eastAsia="Times New Roman" w:hAnsi="Arial" w:cs="Times New Roman"/>
      <w:sz w:val="20"/>
      <w:szCs w:val="20"/>
      <w:lang w:eastAsia="en-US"/>
    </w:rPr>
  </w:style>
  <w:style w:type="paragraph" w:styleId="Heading1">
    <w:name w:val="heading 1"/>
    <w:basedOn w:val="HeadingBase"/>
    <w:next w:val="BodyText"/>
    <w:link w:val="Heading1Char"/>
    <w:qFormat/>
    <w:rsid w:val="00F82068"/>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1"/>
    <w:qFormat/>
    <w:rsid w:val="00F82068"/>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F82068"/>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2"/>
    <w:qFormat/>
    <w:rsid w:val="00F82068"/>
    <w:pPr>
      <w:spacing w:before="120" w:after="120" w:line="240" w:lineRule="atLeast"/>
      <w:outlineLvl w:val="3"/>
    </w:pPr>
    <w:rPr>
      <w:b/>
      <w:i/>
      <w:sz w:val="20"/>
    </w:rPr>
  </w:style>
  <w:style w:type="paragraph" w:styleId="Heading5">
    <w:name w:val="heading 5"/>
    <w:basedOn w:val="HeadingBase"/>
    <w:next w:val="BodyText"/>
    <w:link w:val="Heading5Char"/>
    <w:qFormat/>
    <w:rsid w:val="00F82068"/>
    <w:pPr>
      <w:spacing w:before="0" w:line="240" w:lineRule="atLeast"/>
      <w:ind w:left="1440"/>
      <w:outlineLvl w:val="4"/>
    </w:pPr>
    <w:rPr>
      <w:sz w:val="20"/>
    </w:rPr>
  </w:style>
  <w:style w:type="paragraph" w:styleId="Heading6">
    <w:name w:val="heading 6"/>
    <w:basedOn w:val="HeadingBase"/>
    <w:next w:val="BodyText"/>
    <w:link w:val="Heading6Char"/>
    <w:qFormat/>
    <w:rsid w:val="00F82068"/>
    <w:pPr>
      <w:ind w:left="1440"/>
      <w:outlineLvl w:val="5"/>
    </w:pPr>
    <w:rPr>
      <w:i/>
      <w:sz w:val="20"/>
    </w:rPr>
  </w:style>
  <w:style w:type="paragraph" w:styleId="Heading7">
    <w:name w:val="heading 7"/>
    <w:basedOn w:val="HeadingBase"/>
    <w:next w:val="BodyText"/>
    <w:link w:val="Heading7Char"/>
    <w:qFormat/>
    <w:rsid w:val="00F82068"/>
    <w:pPr>
      <w:outlineLvl w:val="6"/>
    </w:pPr>
    <w:rPr>
      <w:sz w:val="20"/>
    </w:rPr>
  </w:style>
  <w:style w:type="paragraph" w:styleId="Heading8">
    <w:name w:val="heading 8"/>
    <w:basedOn w:val="HeadingBase"/>
    <w:next w:val="BodyText"/>
    <w:link w:val="Heading8Char"/>
    <w:qFormat/>
    <w:rsid w:val="00F82068"/>
    <w:pPr>
      <w:outlineLvl w:val="7"/>
    </w:pPr>
    <w:rPr>
      <w:i/>
      <w:sz w:val="18"/>
    </w:rPr>
  </w:style>
  <w:style w:type="paragraph" w:styleId="Heading9">
    <w:name w:val="heading 9"/>
    <w:basedOn w:val="HeadingBase"/>
    <w:next w:val="BodyText"/>
    <w:link w:val="Heading9Char"/>
    <w:qFormat/>
    <w:rsid w:val="00F8206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2068"/>
    <w:rPr>
      <w:rFonts w:ascii="Arial Black" w:eastAsia="Times New Roman" w:hAnsi="Arial Black" w:cs="Times New Roman"/>
      <w:color w:val="FFFFFF"/>
      <w:spacing w:val="-10"/>
      <w:kern w:val="20"/>
      <w:position w:val="8"/>
      <w:sz w:val="24"/>
      <w:szCs w:val="20"/>
      <w:shd w:val="solid" w:color="auto" w:fill="auto"/>
      <w:lang w:eastAsia="en-US"/>
    </w:rPr>
  </w:style>
  <w:style w:type="character" w:customStyle="1" w:styleId="Heading2Char">
    <w:name w:val="Heading 2 Char"/>
    <w:basedOn w:val="DefaultParagraphFont"/>
    <w:rsid w:val="00F82068"/>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rsid w:val="00F82068"/>
    <w:rPr>
      <w:rFonts w:ascii="Arial Black" w:eastAsia="Times New Roman" w:hAnsi="Arial Black" w:cs="Times New Roman"/>
      <w:spacing w:val="-10"/>
      <w:kern w:val="28"/>
      <w:sz w:val="20"/>
      <w:szCs w:val="20"/>
      <w:lang w:eastAsia="en-US"/>
    </w:rPr>
  </w:style>
  <w:style w:type="character" w:customStyle="1" w:styleId="Heading4Char">
    <w:name w:val="Heading 4 Char"/>
    <w:basedOn w:val="DefaultParagraphFont"/>
    <w:rsid w:val="00F82068"/>
    <w:rPr>
      <w:rFonts w:asciiTheme="majorHAnsi" w:eastAsiaTheme="majorEastAsia" w:hAnsiTheme="majorHAnsi" w:cstheme="majorBidi"/>
      <w:i/>
      <w:iCs/>
      <w:color w:val="2E74B5" w:themeColor="accent1" w:themeShade="BF"/>
      <w:sz w:val="20"/>
      <w:szCs w:val="20"/>
      <w:lang w:eastAsia="en-US"/>
    </w:rPr>
  </w:style>
  <w:style w:type="character" w:customStyle="1" w:styleId="Heading5Char">
    <w:name w:val="Heading 5 Char"/>
    <w:basedOn w:val="DefaultParagraphFont"/>
    <w:link w:val="Heading5"/>
    <w:rsid w:val="00F82068"/>
    <w:rPr>
      <w:rFonts w:ascii="Arial" w:eastAsia="Times New Roman" w:hAnsi="Arial" w:cs="Times New Roman"/>
      <w:spacing w:val="-4"/>
      <w:kern w:val="28"/>
      <w:sz w:val="20"/>
      <w:szCs w:val="20"/>
      <w:lang w:eastAsia="en-US"/>
    </w:rPr>
  </w:style>
  <w:style w:type="character" w:customStyle="1" w:styleId="Heading6Char">
    <w:name w:val="Heading 6 Char"/>
    <w:basedOn w:val="DefaultParagraphFont"/>
    <w:link w:val="Heading6"/>
    <w:rsid w:val="00F82068"/>
    <w:rPr>
      <w:rFonts w:ascii="Arial" w:eastAsia="Times New Roman" w:hAnsi="Arial" w:cs="Times New Roman"/>
      <w:i/>
      <w:spacing w:val="-4"/>
      <w:kern w:val="28"/>
      <w:sz w:val="20"/>
      <w:szCs w:val="20"/>
      <w:lang w:eastAsia="en-US"/>
    </w:rPr>
  </w:style>
  <w:style w:type="character" w:customStyle="1" w:styleId="Heading7Char">
    <w:name w:val="Heading 7 Char"/>
    <w:basedOn w:val="DefaultParagraphFont"/>
    <w:link w:val="Heading7"/>
    <w:rsid w:val="00F82068"/>
    <w:rPr>
      <w:rFonts w:ascii="Arial" w:eastAsia="Times New Roman" w:hAnsi="Arial" w:cs="Times New Roman"/>
      <w:spacing w:val="-4"/>
      <w:kern w:val="28"/>
      <w:sz w:val="20"/>
      <w:szCs w:val="20"/>
      <w:lang w:eastAsia="en-US"/>
    </w:rPr>
  </w:style>
  <w:style w:type="character" w:customStyle="1" w:styleId="Heading8Char">
    <w:name w:val="Heading 8 Char"/>
    <w:basedOn w:val="DefaultParagraphFont"/>
    <w:link w:val="Heading8"/>
    <w:rsid w:val="00F82068"/>
    <w:rPr>
      <w:rFonts w:ascii="Arial" w:eastAsia="Times New Roman" w:hAnsi="Arial" w:cs="Times New Roman"/>
      <w:i/>
      <w:spacing w:val="-4"/>
      <w:kern w:val="28"/>
      <w:sz w:val="18"/>
      <w:szCs w:val="20"/>
      <w:lang w:eastAsia="en-US"/>
    </w:rPr>
  </w:style>
  <w:style w:type="character" w:customStyle="1" w:styleId="Heading9Char">
    <w:name w:val="Heading 9 Char"/>
    <w:basedOn w:val="DefaultParagraphFont"/>
    <w:link w:val="Heading9"/>
    <w:rsid w:val="00F82068"/>
    <w:rPr>
      <w:rFonts w:ascii="Arial" w:eastAsia="Times New Roman" w:hAnsi="Arial" w:cs="Times New Roman"/>
      <w:spacing w:val="-4"/>
      <w:kern w:val="28"/>
      <w:sz w:val="18"/>
      <w:szCs w:val="20"/>
      <w:lang w:eastAsia="en-US"/>
    </w:rPr>
  </w:style>
  <w:style w:type="paragraph" w:customStyle="1" w:styleId="HeadingBase">
    <w:name w:val="Heading Base"/>
    <w:basedOn w:val="Normal"/>
    <w:next w:val="BodyText"/>
    <w:link w:val="HeadingBaseChar1"/>
    <w:rsid w:val="00F82068"/>
    <w:pPr>
      <w:keepNext/>
      <w:keepLines/>
      <w:spacing w:before="140" w:line="220" w:lineRule="atLeast"/>
    </w:pPr>
    <w:rPr>
      <w:spacing w:val="-4"/>
      <w:kern w:val="28"/>
      <w:sz w:val="22"/>
    </w:rPr>
  </w:style>
  <w:style w:type="paragraph" w:styleId="BodyText">
    <w:name w:val="Body Text"/>
    <w:basedOn w:val="Normal"/>
    <w:link w:val="BodyTextChar1"/>
    <w:rsid w:val="00F82068"/>
    <w:pPr>
      <w:spacing w:before="60" w:after="60"/>
      <w:jc w:val="both"/>
    </w:pPr>
  </w:style>
  <w:style w:type="character" w:customStyle="1" w:styleId="BodyTextChar">
    <w:name w:val="Body Text Char"/>
    <w:basedOn w:val="DefaultParagraphFont"/>
    <w:rsid w:val="00F82068"/>
    <w:rPr>
      <w:rFonts w:ascii="Arial" w:eastAsia="Times New Roman" w:hAnsi="Arial" w:cs="Times New Roman"/>
      <w:sz w:val="20"/>
      <w:szCs w:val="20"/>
      <w:lang w:eastAsia="en-US"/>
    </w:rPr>
  </w:style>
  <w:style w:type="paragraph" w:customStyle="1" w:styleId="BlockQuotation">
    <w:name w:val="Block Quotation"/>
    <w:basedOn w:val="Normal"/>
    <w:link w:val="BlockQuotationChar"/>
    <w:rsid w:val="00F8206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F82068"/>
    <w:pPr>
      <w:ind w:left="1440"/>
    </w:pPr>
  </w:style>
  <w:style w:type="character" w:customStyle="1" w:styleId="BodyTextIndentChar">
    <w:name w:val="Body Text Indent Char"/>
    <w:basedOn w:val="DefaultParagraphFont"/>
    <w:link w:val="BodyTextIndent"/>
    <w:rsid w:val="00F82068"/>
    <w:rPr>
      <w:rFonts w:ascii="Arial" w:eastAsia="Times New Roman" w:hAnsi="Arial" w:cs="Times New Roman"/>
      <w:sz w:val="20"/>
      <w:szCs w:val="20"/>
      <w:lang w:eastAsia="en-US"/>
    </w:rPr>
  </w:style>
  <w:style w:type="paragraph" w:customStyle="1" w:styleId="BodyTextKeep">
    <w:name w:val="Body Text Keep"/>
    <w:basedOn w:val="BodyText"/>
    <w:rsid w:val="00F82068"/>
    <w:pPr>
      <w:keepNext/>
    </w:pPr>
  </w:style>
  <w:style w:type="paragraph" w:customStyle="1" w:styleId="Picture">
    <w:name w:val="Picture"/>
    <w:next w:val="Caption"/>
    <w:rsid w:val="00F82068"/>
    <w:pPr>
      <w:keepNext/>
      <w:spacing w:after="0" w:line="240" w:lineRule="auto"/>
      <w:jc w:val="center"/>
    </w:pPr>
    <w:rPr>
      <w:rFonts w:ascii="Arial" w:eastAsia="Times New Roman" w:hAnsi="Arial" w:cs="Times New Roman"/>
      <w:sz w:val="20"/>
      <w:szCs w:val="20"/>
      <w:lang w:eastAsia="en-US"/>
    </w:rPr>
  </w:style>
  <w:style w:type="paragraph" w:styleId="Caption">
    <w:name w:val="caption"/>
    <w:basedOn w:val="Picture"/>
    <w:next w:val="BodyText"/>
    <w:link w:val="CaptionChar"/>
    <w:qFormat/>
    <w:rsid w:val="00F82068"/>
    <w:pPr>
      <w:spacing w:before="60" w:after="240" w:line="220" w:lineRule="atLeast"/>
    </w:pPr>
  </w:style>
  <w:style w:type="paragraph" w:customStyle="1" w:styleId="PartLabel">
    <w:name w:val="Part Label"/>
    <w:basedOn w:val="Normal"/>
    <w:rsid w:val="00F82068"/>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F82068"/>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F82068"/>
    <w:pPr>
      <w:pBdr>
        <w:top w:val="single" w:sz="6" w:space="16" w:color="auto"/>
      </w:pBdr>
      <w:spacing w:before="220" w:after="60" w:line="320" w:lineRule="atLeast"/>
      <w:ind w:left="0"/>
    </w:pPr>
    <w:rPr>
      <w:rFonts w:ascii="Arial Black" w:hAnsi="Arial Black"/>
      <w:spacing w:val="-30"/>
      <w:sz w:val="40"/>
    </w:rPr>
  </w:style>
  <w:style w:type="character" w:customStyle="1" w:styleId="TitleChar">
    <w:name w:val="Title Char"/>
    <w:basedOn w:val="DefaultParagraphFont"/>
    <w:link w:val="Title"/>
    <w:rsid w:val="00F82068"/>
    <w:rPr>
      <w:rFonts w:ascii="Arial Black" w:eastAsia="Times New Roman" w:hAnsi="Arial Black" w:cs="Times New Roman"/>
      <w:spacing w:val="-30"/>
      <w:kern w:val="28"/>
      <w:sz w:val="40"/>
      <w:szCs w:val="20"/>
      <w:lang w:eastAsia="en-US"/>
    </w:rPr>
  </w:style>
  <w:style w:type="paragraph" w:styleId="Subtitle">
    <w:name w:val="Subtitle"/>
    <w:basedOn w:val="Title"/>
    <w:next w:val="BodyText"/>
    <w:link w:val="SubtitleChar"/>
    <w:qFormat/>
    <w:rsid w:val="00F82068"/>
    <w:pPr>
      <w:pBdr>
        <w:top w:val="none" w:sz="0" w:space="0" w:color="auto"/>
      </w:pBdr>
      <w:spacing w:before="60" w:after="120" w:line="340" w:lineRule="atLeast"/>
    </w:pPr>
    <w:rPr>
      <w:rFonts w:ascii="Arial" w:hAnsi="Arial"/>
      <w:spacing w:val="-16"/>
      <w:sz w:val="32"/>
    </w:rPr>
  </w:style>
  <w:style w:type="character" w:customStyle="1" w:styleId="SubtitleChar">
    <w:name w:val="Subtitle Char"/>
    <w:basedOn w:val="DefaultParagraphFont"/>
    <w:link w:val="Subtitle"/>
    <w:rsid w:val="00F82068"/>
    <w:rPr>
      <w:rFonts w:ascii="Arial" w:eastAsia="Times New Roman" w:hAnsi="Arial" w:cs="Times New Roman"/>
      <w:spacing w:val="-16"/>
      <w:kern w:val="28"/>
      <w:sz w:val="32"/>
      <w:szCs w:val="20"/>
      <w:lang w:eastAsia="en-US"/>
    </w:rPr>
  </w:style>
  <w:style w:type="paragraph" w:customStyle="1" w:styleId="ChapterSubtitle">
    <w:name w:val="Chapter Subtitle"/>
    <w:basedOn w:val="Subtitle"/>
    <w:rsid w:val="00F82068"/>
  </w:style>
  <w:style w:type="paragraph" w:customStyle="1" w:styleId="CompanyName">
    <w:name w:val="Company Name"/>
    <w:basedOn w:val="Normal"/>
    <w:rsid w:val="00F82068"/>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F82068"/>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F82068"/>
    <w:rPr>
      <w:rFonts w:ascii="Arial" w:hAnsi="Arial"/>
      <w:sz w:val="16"/>
    </w:rPr>
  </w:style>
  <w:style w:type="paragraph" w:customStyle="1" w:styleId="FootnoteBase">
    <w:name w:val="Footnote Base"/>
    <w:basedOn w:val="Normal"/>
    <w:rsid w:val="00F82068"/>
    <w:pPr>
      <w:keepLines/>
      <w:spacing w:line="200" w:lineRule="atLeast"/>
    </w:pPr>
    <w:rPr>
      <w:spacing w:val="-5"/>
      <w:sz w:val="16"/>
    </w:rPr>
  </w:style>
  <w:style w:type="paragraph" w:styleId="CommentText">
    <w:name w:val="annotation text"/>
    <w:basedOn w:val="FootnoteBase"/>
    <w:link w:val="CommentTextChar"/>
    <w:semiHidden/>
    <w:rsid w:val="00F82068"/>
  </w:style>
  <w:style w:type="character" w:customStyle="1" w:styleId="CommentTextChar">
    <w:name w:val="Comment Text Char"/>
    <w:basedOn w:val="DefaultParagraphFont"/>
    <w:link w:val="CommentText"/>
    <w:semiHidden/>
    <w:rsid w:val="00F82068"/>
    <w:rPr>
      <w:rFonts w:ascii="Arial" w:eastAsia="Times New Roman" w:hAnsi="Arial" w:cs="Times New Roman"/>
      <w:spacing w:val="-5"/>
      <w:sz w:val="16"/>
      <w:szCs w:val="20"/>
      <w:lang w:eastAsia="en-US"/>
    </w:rPr>
  </w:style>
  <w:style w:type="paragraph" w:customStyle="1" w:styleId="TableText">
    <w:name w:val="Table Text"/>
    <w:basedOn w:val="Normal"/>
    <w:rsid w:val="00F82068"/>
    <w:pPr>
      <w:keepLines/>
      <w:spacing w:before="60"/>
      <w:ind w:left="0"/>
    </w:pPr>
  </w:style>
  <w:style w:type="paragraph" w:customStyle="1" w:styleId="TitleCover">
    <w:name w:val="Title Cover"/>
    <w:basedOn w:val="HeadingBase"/>
    <w:next w:val="Normal"/>
    <w:rsid w:val="00F8206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F82068"/>
  </w:style>
  <w:style w:type="character" w:styleId="EndnoteReference">
    <w:name w:val="endnote reference"/>
    <w:semiHidden/>
    <w:rsid w:val="00F82068"/>
    <w:rPr>
      <w:vertAlign w:val="superscript"/>
    </w:rPr>
  </w:style>
  <w:style w:type="paragraph" w:styleId="EndnoteText">
    <w:name w:val="endnote text"/>
    <w:basedOn w:val="FootnoteBase"/>
    <w:link w:val="EndnoteTextChar"/>
    <w:semiHidden/>
    <w:rsid w:val="00F82068"/>
  </w:style>
  <w:style w:type="character" w:customStyle="1" w:styleId="EndnoteTextChar">
    <w:name w:val="Endnote Text Char"/>
    <w:basedOn w:val="DefaultParagraphFont"/>
    <w:link w:val="EndnoteText"/>
    <w:semiHidden/>
    <w:rsid w:val="00F82068"/>
    <w:rPr>
      <w:rFonts w:ascii="Arial" w:eastAsia="Times New Roman" w:hAnsi="Arial" w:cs="Times New Roman"/>
      <w:spacing w:val="-5"/>
      <w:sz w:val="16"/>
      <w:szCs w:val="20"/>
      <w:lang w:eastAsia="en-US"/>
    </w:rPr>
  </w:style>
  <w:style w:type="paragraph" w:customStyle="1" w:styleId="HeaderBase">
    <w:name w:val="Header Base"/>
    <w:basedOn w:val="Normal"/>
    <w:rsid w:val="00F82068"/>
    <w:pPr>
      <w:keepLines/>
      <w:tabs>
        <w:tab w:val="center" w:pos="4320"/>
        <w:tab w:val="right" w:pos="9360"/>
      </w:tabs>
      <w:spacing w:line="190" w:lineRule="atLeast"/>
      <w:ind w:left="0"/>
    </w:pPr>
    <w:rPr>
      <w:sz w:val="18"/>
    </w:rPr>
  </w:style>
  <w:style w:type="paragraph" w:styleId="Footer">
    <w:name w:val="footer"/>
    <w:basedOn w:val="HeaderBase"/>
    <w:link w:val="FooterChar"/>
    <w:rsid w:val="00F82068"/>
  </w:style>
  <w:style w:type="character" w:customStyle="1" w:styleId="FooterChar">
    <w:name w:val="Footer Char"/>
    <w:basedOn w:val="DefaultParagraphFont"/>
    <w:link w:val="Footer"/>
    <w:rsid w:val="00F82068"/>
    <w:rPr>
      <w:rFonts w:ascii="Arial" w:eastAsia="Times New Roman" w:hAnsi="Arial" w:cs="Times New Roman"/>
      <w:sz w:val="18"/>
      <w:szCs w:val="20"/>
      <w:lang w:eastAsia="en-US"/>
    </w:rPr>
  </w:style>
  <w:style w:type="paragraph" w:customStyle="1" w:styleId="FooterEven">
    <w:name w:val="Footer Even"/>
    <w:basedOn w:val="Footer"/>
    <w:rsid w:val="00F82068"/>
    <w:pPr>
      <w:pBdr>
        <w:top w:val="single" w:sz="6" w:space="2" w:color="auto"/>
      </w:pBdr>
      <w:spacing w:before="600"/>
    </w:pPr>
  </w:style>
  <w:style w:type="paragraph" w:customStyle="1" w:styleId="FooterFirst">
    <w:name w:val="Footer First"/>
    <w:basedOn w:val="Footer"/>
    <w:rsid w:val="00F82068"/>
    <w:pPr>
      <w:pBdr>
        <w:top w:val="single" w:sz="6" w:space="2" w:color="auto"/>
      </w:pBdr>
      <w:spacing w:before="600"/>
    </w:pPr>
  </w:style>
  <w:style w:type="paragraph" w:customStyle="1" w:styleId="FooterOdd">
    <w:name w:val="Footer Odd"/>
    <w:basedOn w:val="Footer"/>
    <w:rsid w:val="00F82068"/>
    <w:pPr>
      <w:pBdr>
        <w:top w:val="single" w:sz="6" w:space="2" w:color="auto"/>
      </w:pBdr>
      <w:spacing w:before="600"/>
    </w:pPr>
  </w:style>
  <w:style w:type="character" w:styleId="FootnoteReference">
    <w:name w:val="footnote reference"/>
    <w:semiHidden/>
    <w:rsid w:val="00F82068"/>
    <w:rPr>
      <w:vertAlign w:val="superscript"/>
    </w:rPr>
  </w:style>
  <w:style w:type="paragraph" w:styleId="FootnoteText">
    <w:name w:val="footnote text"/>
    <w:basedOn w:val="FootnoteBase"/>
    <w:link w:val="FootnoteTextChar"/>
    <w:semiHidden/>
    <w:rsid w:val="00F82068"/>
  </w:style>
  <w:style w:type="character" w:customStyle="1" w:styleId="FootnoteTextChar">
    <w:name w:val="Footnote Text Char"/>
    <w:basedOn w:val="DefaultParagraphFont"/>
    <w:link w:val="FootnoteText"/>
    <w:semiHidden/>
    <w:rsid w:val="00F82068"/>
    <w:rPr>
      <w:rFonts w:ascii="Arial" w:eastAsia="Times New Roman" w:hAnsi="Arial" w:cs="Times New Roman"/>
      <w:spacing w:val="-5"/>
      <w:sz w:val="16"/>
      <w:szCs w:val="20"/>
      <w:lang w:eastAsia="en-US"/>
    </w:rPr>
  </w:style>
  <w:style w:type="paragraph" w:styleId="Header">
    <w:name w:val="header"/>
    <w:basedOn w:val="HeaderBase"/>
    <w:link w:val="HeaderChar"/>
    <w:rsid w:val="00F82068"/>
    <w:pPr>
      <w:tabs>
        <w:tab w:val="clear" w:pos="4320"/>
      </w:tabs>
    </w:pPr>
    <w:rPr>
      <w:u w:val="single"/>
    </w:rPr>
  </w:style>
  <w:style w:type="character" w:customStyle="1" w:styleId="HeaderChar">
    <w:name w:val="Header Char"/>
    <w:basedOn w:val="DefaultParagraphFont"/>
    <w:link w:val="Header"/>
    <w:rsid w:val="00F82068"/>
    <w:rPr>
      <w:rFonts w:ascii="Arial" w:eastAsia="Times New Roman" w:hAnsi="Arial" w:cs="Times New Roman"/>
      <w:sz w:val="18"/>
      <w:szCs w:val="20"/>
      <w:u w:val="single"/>
      <w:lang w:eastAsia="en-US"/>
    </w:rPr>
  </w:style>
  <w:style w:type="paragraph" w:customStyle="1" w:styleId="HeaderEven">
    <w:name w:val="Header Even"/>
    <w:basedOn w:val="Header"/>
    <w:rsid w:val="00F82068"/>
    <w:pPr>
      <w:pBdr>
        <w:bottom w:val="single" w:sz="6" w:space="1" w:color="auto"/>
      </w:pBdr>
      <w:spacing w:after="600"/>
    </w:pPr>
  </w:style>
  <w:style w:type="paragraph" w:customStyle="1" w:styleId="HeaderFirst">
    <w:name w:val="Header First"/>
    <w:basedOn w:val="Header"/>
    <w:rsid w:val="00F82068"/>
    <w:pPr>
      <w:pBdr>
        <w:top w:val="single" w:sz="6" w:space="2" w:color="auto"/>
      </w:pBdr>
      <w:jc w:val="right"/>
    </w:pPr>
  </w:style>
  <w:style w:type="paragraph" w:customStyle="1" w:styleId="HeaderOdd">
    <w:name w:val="Header Odd"/>
    <w:basedOn w:val="Header"/>
    <w:rsid w:val="00F82068"/>
    <w:pPr>
      <w:pBdr>
        <w:bottom w:val="single" w:sz="6" w:space="1" w:color="auto"/>
      </w:pBdr>
      <w:spacing w:after="600"/>
    </w:pPr>
  </w:style>
  <w:style w:type="paragraph" w:customStyle="1" w:styleId="IndexBase">
    <w:name w:val="Index Base"/>
    <w:basedOn w:val="Normal"/>
    <w:rsid w:val="00F82068"/>
    <w:pPr>
      <w:spacing w:line="240" w:lineRule="atLeast"/>
      <w:ind w:left="360" w:hanging="360"/>
    </w:pPr>
    <w:rPr>
      <w:spacing w:val="-5"/>
      <w:sz w:val="18"/>
    </w:rPr>
  </w:style>
  <w:style w:type="paragraph" w:styleId="Index1">
    <w:name w:val="index 1"/>
    <w:basedOn w:val="IndexBase"/>
    <w:autoRedefine/>
    <w:semiHidden/>
    <w:rsid w:val="00F82068"/>
  </w:style>
  <w:style w:type="paragraph" w:styleId="Index2">
    <w:name w:val="index 2"/>
    <w:basedOn w:val="IndexBase"/>
    <w:autoRedefine/>
    <w:semiHidden/>
    <w:rsid w:val="00F82068"/>
    <w:pPr>
      <w:spacing w:line="240" w:lineRule="auto"/>
      <w:ind w:left="720"/>
    </w:pPr>
  </w:style>
  <w:style w:type="paragraph" w:styleId="Index3">
    <w:name w:val="index 3"/>
    <w:basedOn w:val="IndexBase"/>
    <w:autoRedefine/>
    <w:semiHidden/>
    <w:rsid w:val="00F82068"/>
    <w:pPr>
      <w:spacing w:line="240" w:lineRule="auto"/>
      <w:ind w:left="1080"/>
    </w:pPr>
  </w:style>
  <w:style w:type="paragraph" w:styleId="Index4">
    <w:name w:val="index 4"/>
    <w:basedOn w:val="IndexBase"/>
    <w:autoRedefine/>
    <w:semiHidden/>
    <w:rsid w:val="00F82068"/>
    <w:pPr>
      <w:spacing w:line="240" w:lineRule="auto"/>
      <w:ind w:left="1440"/>
    </w:pPr>
  </w:style>
  <w:style w:type="paragraph" w:styleId="Index5">
    <w:name w:val="index 5"/>
    <w:basedOn w:val="IndexBase"/>
    <w:autoRedefine/>
    <w:semiHidden/>
    <w:rsid w:val="00F82068"/>
    <w:pPr>
      <w:spacing w:line="240" w:lineRule="auto"/>
      <w:ind w:left="1800"/>
    </w:pPr>
  </w:style>
  <w:style w:type="paragraph" w:styleId="IndexHeading">
    <w:name w:val="index heading"/>
    <w:basedOn w:val="HeadingBase"/>
    <w:next w:val="Index1"/>
    <w:semiHidden/>
    <w:rsid w:val="00F8206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F82068"/>
    <w:rPr>
      <w:rFonts w:ascii="Arial Black" w:hAnsi="Arial Black"/>
      <w:spacing w:val="-4"/>
      <w:sz w:val="18"/>
    </w:rPr>
  </w:style>
  <w:style w:type="character" w:styleId="LineNumber">
    <w:name w:val="line number"/>
    <w:rsid w:val="00F82068"/>
    <w:rPr>
      <w:sz w:val="18"/>
    </w:rPr>
  </w:style>
  <w:style w:type="paragraph" w:styleId="List">
    <w:name w:val="List"/>
    <w:basedOn w:val="BodyText"/>
    <w:rsid w:val="00F82068"/>
    <w:pPr>
      <w:ind w:left="1440" w:hanging="360"/>
    </w:pPr>
  </w:style>
  <w:style w:type="paragraph" w:styleId="List2">
    <w:name w:val="List 2"/>
    <w:basedOn w:val="List"/>
    <w:rsid w:val="00F82068"/>
    <w:pPr>
      <w:ind w:left="1800"/>
    </w:pPr>
  </w:style>
  <w:style w:type="paragraph" w:styleId="List3">
    <w:name w:val="List 3"/>
    <w:basedOn w:val="List"/>
    <w:rsid w:val="00F82068"/>
    <w:pPr>
      <w:ind w:left="2160"/>
    </w:pPr>
  </w:style>
  <w:style w:type="paragraph" w:styleId="List4">
    <w:name w:val="List 4"/>
    <w:basedOn w:val="List"/>
    <w:rsid w:val="00F82068"/>
    <w:pPr>
      <w:ind w:left="2520"/>
    </w:pPr>
  </w:style>
  <w:style w:type="paragraph" w:styleId="List5">
    <w:name w:val="List 5"/>
    <w:basedOn w:val="List"/>
    <w:rsid w:val="00F82068"/>
    <w:pPr>
      <w:ind w:left="2880"/>
    </w:pPr>
  </w:style>
  <w:style w:type="paragraph" w:styleId="ListBullet">
    <w:name w:val="List Bullet"/>
    <w:basedOn w:val="List"/>
    <w:rsid w:val="00F82068"/>
    <w:pPr>
      <w:numPr>
        <w:numId w:val="1"/>
      </w:numPr>
      <w:tabs>
        <w:tab w:val="clear" w:pos="1440"/>
      </w:tabs>
    </w:pPr>
  </w:style>
  <w:style w:type="paragraph" w:styleId="ListBullet2">
    <w:name w:val="List Bullet 2"/>
    <w:basedOn w:val="ListBullet"/>
    <w:autoRedefine/>
    <w:rsid w:val="00F82068"/>
    <w:pPr>
      <w:ind w:left="1800"/>
    </w:pPr>
  </w:style>
  <w:style w:type="paragraph" w:styleId="ListBullet3">
    <w:name w:val="List Bullet 3"/>
    <w:basedOn w:val="ListBullet"/>
    <w:autoRedefine/>
    <w:rsid w:val="00F82068"/>
    <w:pPr>
      <w:ind w:left="2160"/>
    </w:pPr>
  </w:style>
  <w:style w:type="paragraph" w:styleId="ListBullet4">
    <w:name w:val="List Bullet 4"/>
    <w:basedOn w:val="ListBullet"/>
    <w:autoRedefine/>
    <w:rsid w:val="00F82068"/>
    <w:pPr>
      <w:ind w:left="2520"/>
    </w:pPr>
  </w:style>
  <w:style w:type="paragraph" w:styleId="ListBullet5">
    <w:name w:val="List Bullet 5"/>
    <w:basedOn w:val="ListBullet"/>
    <w:autoRedefine/>
    <w:rsid w:val="00F82068"/>
    <w:pPr>
      <w:ind w:left="2880"/>
    </w:pPr>
  </w:style>
  <w:style w:type="paragraph" w:styleId="ListContinue">
    <w:name w:val="List Continue"/>
    <w:basedOn w:val="List"/>
    <w:rsid w:val="00F82068"/>
    <w:pPr>
      <w:ind w:firstLine="0"/>
    </w:pPr>
  </w:style>
  <w:style w:type="paragraph" w:styleId="ListContinue2">
    <w:name w:val="List Continue 2"/>
    <w:basedOn w:val="ListContinue"/>
    <w:rsid w:val="00F82068"/>
    <w:pPr>
      <w:ind w:left="2160"/>
    </w:pPr>
  </w:style>
  <w:style w:type="paragraph" w:styleId="ListContinue3">
    <w:name w:val="List Continue 3"/>
    <w:basedOn w:val="ListContinue"/>
    <w:rsid w:val="00F82068"/>
    <w:pPr>
      <w:ind w:left="2520"/>
    </w:pPr>
  </w:style>
  <w:style w:type="paragraph" w:styleId="ListContinue4">
    <w:name w:val="List Continue 4"/>
    <w:basedOn w:val="ListContinue"/>
    <w:rsid w:val="00F82068"/>
    <w:pPr>
      <w:ind w:left="2880"/>
    </w:pPr>
  </w:style>
  <w:style w:type="paragraph" w:styleId="ListContinue5">
    <w:name w:val="List Continue 5"/>
    <w:basedOn w:val="ListContinue"/>
    <w:rsid w:val="00F82068"/>
    <w:pPr>
      <w:ind w:left="3240"/>
    </w:pPr>
  </w:style>
  <w:style w:type="paragraph" w:styleId="ListNumber">
    <w:name w:val="List Number"/>
    <w:basedOn w:val="List"/>
    <w:rsid w:val="00F82068"/>
    <w:pPr>
      <w:numPr>
        <w:numId w:val="2"/>
      </w:numPr>
    </w:pPr>
  </w:style>
  <w:style w:type="paragraph" w:styleId="ListNumber2">
    <w:name w:val="List Number 2"/>
    <w:basedOn w:val="ListNumber"/>
    <w:rsid w:val="00F82068"/>
    <w:pPr>
      <w:ind w:left="1800"/>
    </w:pPr>
  </w:style>
  <w:style w:type="paragraph" w:styleId="ListNumber3">
    <w:name w:val="List Number 3"/>
    <w:basedOn w:val="ListNumber"/>
    <w:rsid w:val="00F82068"/>
    <w:pPr>
      <w:ind w:left="2160"/>
    </w:pPr>
  </w:style>
  <w:style w:type="paragraph" w:styleId="ListNumber4">
    <w:name w:val="List Number 4"/>
    <w:basedOn w:val="ListNumber"/>
    <w:rsid w:val="00F82068"/>
    <w:pPr>
      <w:ind w:left="2520"/>
    </w:pPr>
  </w:style>
  <w:style w:type="paragraph" w:styleId="ListNumber5">
    <w:name w:val="List Number 5"/>
    <w:basedOn w:val="ListNumber"/>
    <w:rsid w:val="00F82068"/>
    <w:pPr>
      <w:ind w:left="2880"/>
    </w:pPr>
  </w:style>
  <w:style w:type="paragraph" w:customStyle="1" w:styleId="TableHeader">
    <w:name w:val="Table Header"/>
    <w:basedOn w:val="Normal"/>
    <w:rsid w:val="00F82068"/>
    <w:pPr>
      <w:keepNext/>
      <w:spacing w:before="60"/>
      <w:ind w:left="0"/>
      <w:jc w:val="center"/>
    </w:pPr>
    <w:rPr>
      <w:rFonts w:ascii="Arial Black" w:hAnsi="Arial Black"/>
    </w:rPr>
  </w:style>
  <w:style w:type="paragraph" w:styleId="MessageHeader">
    <w:name w:val="Message Header"/>
    <w:basedOn w:val="BodyText"/>
    <w:link w:val="MessageHeaderChar"/>
    <w:rsid w:val="00F82068"/>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basedOn w:val="DefaultParagraphFont"/>
    <w:link w:val="MessageHeader"/>
    <w:rsid w:val="00F82068"/>
    <w:rPr>
      <w:rFonts w:ascii="Arial" w:eastAsia="Times New Roman" w:hAnsi="Arial" w:cs="Times New Roman"/>
      <w:szCs w:val="20"/>
      <w:lang w:eastAsia="en-US"/>
    </w:rPr>
  </w:style>
  <w:style w:type="paragraph" w:styleId="NormalIndent">
    <w:name w:val="Normal Indent"/>
    <w:basedOn w:val="Normal"/>
    <w:rsid w:val="00F82068"/>
    <w:pPr>
      <w:ind w:left="1440"/>
    </w:pPr>
  </w:style>
  <w:style w:type="character" w:styleId="PageNumber">
    <w:name w:val="page number"/>
    <w:rsid w:val="00F82068"/>
    <w:rPr>
      <w:rFonts w:ascii="Arial Black" w:hAnsi="Arial Black"/>
      <w:spacing w:val="-10"/>
      <w:sz w:val="18"/>
    </w:rPr>
  </w:style>
  <w:style w:type="paragraph" w:customStyle="1" w:styleId="PartSubtitle">
    <w:name w:val="Part Subtitle"/>
    <w:basedOn w:val="Normal"/>
    <w:next w:val="BodyText"/>
    <w:rsid w:val="00F82068"/>
    <w:pPr>
      <w:keepNext/>
      <w:spacing w:before="360" w:after="120"/>
    </w:pPr>
    <w:rPr>
      <w:i/>
      <w:kern w:val="28"/>
      <w:sz w:val="26"/>
    </w:rPr>
  </w:style>
  <w:style w:type="paragraph" w:customStyle="1" w:styleId="ReturnAddress">
    <w:name w:val="Return Address"/>
    <w:basedOn w:val="Normal"/>
    <w:rsid w:val="00F82068"/>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F82068"/>
  </w:style>
  <w:style w:type="paragraph" w:customStyle="1" w:styleId="SectionLabel">
    <w:name w:val="Section Label"/>
    <w:basedOn w:val="HeadingBase"/>
    <w:next w:val="BodyText"/>
    <w:rsid w:val="00F8206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F82068"/>
    <w:rPr>
      <w:i/>
      <w:spacing w:val="-6"/>
      <w:sz w:val="24"/>
    </w:rPr>
  </w:style>
  <w:style w:type="paragraph" w:customStyle="1" w:styleId="SubtitleCover">
    <w:name w:val="Subtitle Cover"/>
    <w:basedOn w:val="TitleCover"/>
    <w:next w:val="BodyText"/>
    <w:rsid w:val="00F8206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F82068"/>
    <w:rPr>
      <w:b/>
      <w:vertAlign w:val="superscript"/>
    </w:rPr>
  </w:style>
  <w:style w:type="paragraph" w:styleId="TableofAuthorities">
    <w:name w:val="table of authorities"/>
    <w:basedOn w:val="Normal"/>
    <w:semiHidden/>
    <w:rsid w:val="00F82068"/>
    <w:pPr>
      <w:tabs>
        <w:tab w:val="right" w:leader="dot" w:pos="7560"/>
      </w:tabs>
      <w:ind w:left="1440" w:hanging="360"/>
    </w:pPr>
  </w:style>
  <w:style w:type="paragraph" w:customStyle="1" w:styleId="TOCBase">
    <w:name w:val="TOC Base"/>
    <w:basedOn w:val="Normal"/>
    <w:rsid w:val="00F82068"/>
    <w:pPr>
      <w:tabs>
        <w:tab w:val="right" w:leader="dot" w:pos="9000"/>
      </w:tabs>
      <w:spacing w:after="240" w:line="240" w:lineRule="atLeast"/>
      <w:ind w:left="0"/>
    </w:pPr>
  </w:style>
  <w:style w:type="paragraph" w:styleId="TableofFigures">
    <w:name w:val="table of figures"/>
    <w:basedOn w:val="TOCBase"/>
    <w:semiHidden/>
    <w:rsid w:val="00F82068"/>
    <w:pPr>
      <w:ind w:left="1440" w:hanging="360"/>
    </w:pPr>
  </w:style>
  <w:style w:type="paragraph" w:styleId="TOAHeading">
    <w:name w:val="toa heading"/>
    <w:basedOn w:val="Normal"/>
    <w:next w:val="TableofAuthorities"/>
    <w:semiHidden/>
    <w:rsid w:val="00F82068"/>
    <w:pPr>
      <w:keepNext/>
      <w:spacing w:line="480" w:lineRule="atLeast"/>
    </w:pPr>
    <w:rPr>
      <w:rFonts w:ascii="Arial Black" w:hAnsi="Arial Black"/>
      <w:b/>
      <w:spacing w:val="-10"/>
      <w:kern w:val="28"/>
    </w:rPr>
  </w:style>
  <w:style w:type="paragraph" w:styleId="TOC1">
    <w:name w:val="toc 1"/>
    <w:basedOn w:val="Normal"/>
    <w:autoRedefine/>
    <w:rsid w:val="00F82068"/>
    <w:pPr>
      <w:tabs>
        <w:tab w:val="right" w:leader="dot" w:pos="9000"/>
      </w:tabs>
      <w:spacing w:after="240" w:line="240" w:lineRule="atLeast"/>
      <w:ind w:left="0"/>
    </w:pPr>
    <w:rPr>
      <w:spacing w:val="-4"/>
      <w:sz w:val="22"/>
    </w:rPr>
  </w:style>
  <w:style w:type="paragraph" w:styleId="TOC2">
    <w:name w:val="toc 2"/>
    <w:basedOn w:val="Normal"/>
    <w:autoRedefine/>
    <w:rsid w:val="00F82068"/>
    <w:pPr>
      <w:tabs>
        <w:tab w:val="right" w:leader="dot" w:pos="9000"/>
      </w:tabs>
      <w:spacing w:after="240" w:line="240" w:lineRule="atLeast"/>
      <w:ind w:left="360" w:right="1440"/>
    </w:pPr>
    <w:rPr>
      <w:sz w:val="22"/>
    </w:rPr>
  </w:style>
  <w:style w:type="paragraph" w:styleId="TOC3">
    <w:name w:val="toc 3"/>
    <w:basedOn w:val="Normal"/>
    <w:autoRedefine/>
    <w:rsid w:val="00F82068"/>
    <w:pPr>
      <w:tabs>
        <w:tab w:val="right" w:leader="dot" w:pos="9000"/>
      </w:tabs>
      <w:spacing w:after="240" w:line="240" w:lineRule="atLeast"/>
      <w:ind w:left="720" w:right="1440"/>
    </w:pPr>
    <w:rPr>
      <w:noProof/>
      <w:sz w:val="22"/>
    </w:rPr>
  </w:style>
  <w:style w:type="paragraph" w:styleId="TOC4">
    <w:name w:val="toc 4"/>
    <w:basedOn w:val="TOC3"/>
    <w:next w:val="Normal"/>
    <w:autoRedefine/>
    <w:rsid w:val="00F82068"/>
    <w:pPr>
      <w:ind w:left="1008"/>
    </w:pPr>
  </w:style>
  <w:style w:type="paragraph" w:styleId="TOC5">
    <w:name w:val="toc 5"/>
    <w:basedOn w:val="Normal"/>
    <w:next w:val="Normal"/>
    <w:autoRedefine/>
    <w:rsid w:val="00F82068"/>
    <w:pPr>
      <w:ind w:left="880"/>
    </w:pPr>
    <w:rPr>
      <w:rFonts w:ascii="Times New Roman" w:hAnsi="Times New Roman"/>
      <w:sz w:val="22"/>
    </w:rPr>
  </w:style>
  <w:style w:type="paragraph" w:styleId="TOC6">
    <w:name w:val="toc 6"/>
    <w:basedOn w:val="Normal"/>
    <w:next w:val="Normal"/>
    <w:autoRedefine/>
    <w:rsid w:val="00F82068"/>
    <w:pPr>
      <w:ind w:left="1100"/>
    </w:pPr>
    <w:rPr>
      <w:rFonts w:ascii="Times New Roman" w:hAnsi="Times New Roman"/>
      <w:sz w:val="22"/>
    </w:rPr>
  </w:style>
  <w:style w:type="paragraph" w:styleId="TOC7">
    <w:name w:val="toc 7"/>
    <w:basedOn w:val="Normal"/>
    <w:next w:val="Normal"/>
    <w:autoRedefine/>
    <w:rsid w:val="00F82068"/>
    <w:pPr>
      <w:ind w:left="1320"/>
    </w:pPr>
    <w:rPr>
      <w:rFonts w:ascii="Times New Roman" w:hAnsi="Times New Roman"/>
      <w:sz w:val="22"/>
    </w:rPr>
  </w:style>
  <w:style w:type="paragraph" w:styleId="TOC8">
    <w:name w:val="toc 8"/>
    <w:basedOn w:val="Normal"/>
    <w:next w:val="Normal"/>
    <w:autoRedefine/>
    <w:rsid w:val="00F82068"/>
    <w:pPr>
      <w:ind w:left="1540"/>
    </w:pPr>
    <w:rPr>
      <w:rFonts w:ascii="Times New Roman" w:hAnsi="Times New Roman"/>
      <w:sz w:val="22"/>
    </w:rPr>
  </w:style>
  <w:style w:type="paragraph" w:customStyle="1" w:styleId="CodeIDDSamples">
    <w:name w:val="Code/IDD Samples"/>
    <w:basedOn w:val="Normal"/>
    <w:next w:val="BodyText"/>
    <w:rsid w:val="00F82068"/>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rsid w:val="00F82068"/>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F82068"/>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F82068"/>
    <w:pPr>
      <w:spacing w:before="0" w:after="0"/>
    </w:pPr>
  </w:style>
  <w:style w:type="paragraph" w:customStyle="1" w:styleId="EquationwUnits">
    <w:name w:val="Equation w Units"/>
    <w:basedOn w:val="Normal"/>
    <w:next w:val="BodyText"/>
    <w:rsid w:val="00F82068"/>
    <w:pPr>
      <w:tabs>
        <w:tab w:val="left" w:pos="7200"/>
        <w:tab w:val="right" w:pos="8640"/>
      </w:tabs>
      <w:spacing w:before="240" w:after="60"/>
      <w:ind w:left="1440"/>
      <w:jc w:val="both"/>
    </w:pPr>
  </w:style>
  <w:style w:type="paragraph" w:customStyle="1" w:styleId="Equation">
    <w:name w:val="Equation"/>
    <w:basedOn w:val="BodyText"/>
    <w:rsid w:val="00F82068"/>
    <w:pPr>
      <w:tabs>
        <w:tab w:val="right" w:pos="8640"/>
      </w:tabs>
      <w:spacing w:before="240" w:after="240" w:line="240" w:lineRule="atLeast"/>
      <w:ind w:left="1440"/>
    </w:pPr>
  </w:style>
  <w:style w:type="paragraph" w:customStyle="1" w:styleId="Bulletfirst">
    <w:name w:val="Bulletfirst"/>
    <w:basedOn w:val="Normal"/>
    <w:rsid w:val="00F82068"/>
    <w:pPr>
      <w:tabs>
        <w:tab w:val="num" w:pos="720"/>
      </w:tabs>
      <w:spacing w:before="200"/>
      <w:ind w:left="360" w:hanging="360"/>
      <w:jc w:val="both"/>
    </w:pPr>
    <w:rPr>
      <w:rFonts w:ascii="Times New Roman" w:hAnsi="Times New Roman"/>
      <w:noProof/>
    </w:rPr>
  </w:style>
  <w:style w:type="paragraph" w:customStyle="1" w:styleId="Bulletlast">
    <w:name w:val="Bulletlast"/>
    <w:basedOn w:val="Bulletfirst"/>
    <w:rsid w:val="00F82068"/>
    <w:pPr>
      <w:spacing w:before="0" w:after="200"/>
    </w:pPr>
  </w:style>
  <w:style w:type="paragraph" w:customStyle="1" w:styleId="Bulletwoindent">
    <w:name w:val="Bullet w/o indent"/>
    <w:basedOn w:val="Normal"/>
    <w:rsid w:val="00F82068"/>
    <w:pPr>
      <w:tabs>
        <w:tab w:val="num" w:pos="720"/>
      </w:tabs>
      <w:spacing w:line="240" w:lineRule="exact"/>
      <w:ind w:left="360" w:hanging="360"/>
      <w:jc w:val="both"/>
    </w:pPr>
    <w:rPr>
      <w:rFonts w:ascii="Times New Roman" w:hAnsi="Times New Roman"/>
    </w:rPr>
  </w:style>
  <w:style w:type="character" w:customStyle="1" w:styleId="MTEquationSection">
    <w:name w:val="MTEquationSection"/>
    <w:rsid w:val="00F82068"/>
    <w:rPr>
      <w:rFonts w:ascii="Palatino" w:hAnsi="Palatino" w:cs="Palatino"/>
      <w:vanish w:val="0"/>
      <w:color w:val="FF0000"/>
    </w:rPr>
  </w:style>
  <w:style w:type="paragraph" w:customStyle="1" w:styleId="Reference">
    <w:name w:val="Reference"/>
    <w:basedOn w:val="BodyText"/>
    <w:rsid w:val="00F82068"/>
    <w:pPr>
      <w:ind w:left="1800" w:hanging="720"/>
    </w:pPr>
  </w:style>
  <w:style w:type="paragraph" w:customStyle="1" w:styleId="MTDisplayEquation">
    <w:name w:val="MTDisplayEquation"/>
    <w:basedOn w:val="BodyText"/>
    <w:link w:val="MTDisplayEquationChar"/>
    <w:rsid w:val="00F82068"/>
    <w:pPr>
      <w:tabs>
        <w:tab w:val="center" w:pos="4320"/>
        <w:tab w:val="right" w:pos="8640"/>
      </w:tabs>
      <w:spacing w:before="0" w:after="240" w:line="240" w:lineRule="atLeast"/>
    </w:pPr>
    <w:rPr>
      <w:rFonts w:eastAsia="Batang"/>
      <w:lang w:eastAsia="ko-KR"/>
    </w:rPr>
  </w:style>
  <w:style w:type="paragraph" w:customStyle="1" w:styleId="BodyStyle">
    <w:name w:val="Body Style"/>
    <w:basedOn w:val="Normal"/>
    <w:autoRedefine/>
    <w:rsid w:val="00F82068"/>
    <w:pPr>
      <w:tabs>
        <w:tab w:val="center" w:pos="2200"/>
        <w:tab w:val="right" w:pos="4400"/>
      </w:tabs>
      <w:ind w:left="0"/>
    </w:pPr>
    <w:rPr>
      <w:b/>
      <w:bCs/>
      <w:position w:val="-46"/>
      <w:sz w:val="28"/>
      <w:szCs w:val="28"/>
    </w:rPr>
  </w:style>
  <w:style w:type="character" w:styleId="Hyperlink">
    <w:name w:val="Hyperlink"/>
    <w:uiPriority w:val="99"/>
    <w:rsid w:val="00F82068"/>
    <w:rPr>
      <w:color w:val="0000FF"/>
      <w:u w:val="single"/>
    </w:rPr>
  </w:style>
  <w:style w:type="paragraph" w:styleId="BodyTextFirstIndent">
    <w:name w:val="Body Text First Indent"/>
    <w:basedOn w:val="BodyText"/>
    <w:link w:val="BodyTextFirstIndentChar"/>
    <w:rsid w:val="00F82068"/>
    <w:pPr>
      <w:spacing w:after="120"/>
      <w:ind w:firstLine="210"/>
      <w:jc w:val="left"/>
    </w:pPr>
  </w:style>
  <w:style w:type="character" w:customStyle="1" w:styleId="BodyTextFirstIndentChar">
    <w:name w:val="Body Text First Indent Char"/>
    <w:basedOn w:val="BodyTextChar"/>
    <w:link w:val="BodyTextFirstIndent"/>
    <w:rsid w:val="00F82068"/>
    <w:rPr>
      <w:rFonts w:ascii="Arial" w:eastAsia="Times New Roman" w:hAnsi="Arial" w:cs="Times New Roman"/>
      <w:sz w:val="20"/>
      <w:szCs w:val="20"/>
      <w:lang w:eastAsia="en-US"/>
    </w:rPr>
  </w:style>
  <w:style w:type="paragraph" w:customStyle="1" w:styleId="OmniPage1">
    <w:name w:val="OmniPage #1"/>
    <w:basedOn w:val="Normal"/>
    <w:rsid w:val="00F82068"/>
    <w:pPr>
      <w:spacing w:line="240" w:lineRule="exact"/>
    </w:pPr>
  </w:style>
  <w:style w:type="paragraph" w:styleId="BlockText">
    <w:name w:val="Block Text"/>
    <w:basedOn w:val="Normal"/>
    <w:rsid w:val="00F82068"/>
    <w:pPr>
      <w:spacing w:after="120"/>
      <w:ind w:left="1440" w:right="1440"/>
    </w:pPr>
  </w:style>
  <w:style w:type="paragraph" w:styleId="BodyText2">
    <w:name w:val="Body Text 2"/>
    <w:basedOn w:val="Normal"/>
    <w:link w:val="BodyText2Char"/>
    <w:rsid w:val="00F82068"/>
    <w:pPr>
      <w:spacing w:after="120" w:line="480" w:lineRule="auto"/>
    </w:pPr>
  </w:style>
  <w:style w:type="character" w:customStyle="1" w:styleId="BodyText2Char">
    <w:name w:val="Body Text 2 Char"/>
    <w:basedOn w:val="DefaultParagraphFont"/>
    <w:link w:val="BodyText2"/>
    <w:rsid w:val="00F82068"/>
    <w:rPr>
      <w:rFonts w:ascii="Arial" w:eastAsia="Times New Roman" w:hAnsi="Arial" w:cs="Times New Roman"/>
      <w:sz w:val="20"/>
      <w:szCs w:val="20"/>
      <w:lang w:eastAsia="en-US"/>
    </w:rPr>
  </w:style>
  <w:style w:type="paragraph" w:styleId="BodyText3">
    <w:name w:val="Body Text 3"/>
    <w:basedOn w:val="Normal"/>
    <w:link w:val="BodyText3Char"/>
    <w:rsid w:val="00F82068"/>
    <w:pPr>
      <w:spacing w:after="120"/>
    </w:pPr>
    <w:rPr>
      <w:sz w:val="16"/>
      <w:szCs w:val="16"/>
    </w:rPr>
  </w:style>
  <w:style w:type="character" w:customStyle="1" w:styleId="BodyText3Char">
    <w:name w:val="Body Text 3 Char"/>
    <w:basedOn w:val="DefaultParagraphFont"/>
    <w:link w:val="BodyText3"/>
    <w:rsid w:val="00F82068"/>
    <w:rPr>
      <w:rFonts w:ascii="Arial" w:eastAsia="Times New Roman" w:hAnsi="Arial" w:cs="Times New Roman"/>
      <w:sz w:val="16"/>
      <w:szCs w:val="16"/>
      <w:lang w:eastAsia="en-US"/>
    </w:rPr>
  </w:style>
  <w:style w:type="paragraph" w:styleId="BodyTextFirstIndent2">
    <w:name w:val="Body Text First Indent 2"/>
    <w:basedOn w:val="BodyTextIndent"/>
    <w:link w:val="BodyTextFirstIndent2Char"/>
    <w:rsid w:val="00F82068"/>
    <w:pPr>
      <w:spacing w:before="0" w:after="120"/>
      <w:ind w:left="360" w:firstLine="210"/>
      <w:jc w:val="left"/>
    </w:pPr>
  </w:style>
  <w:style w:type="character" w:customStyle="1" w:styleId="BodyTextFirstIndent2Char">
    <w:name w:val="Body Text First Indent 2 Char"/>
    <w:basedOn w:val="BodyTextIndentChar"/>
    <w:link w:val="BodyTextFirstIndent2"/>
    <w:rsid w:val="00F82068"/>
    <w:rPr>
      <w:rFonts w:ascii="Arial" w:eastAsia="Times New Roman" w:hAnsi="Arial" w:cs="Times New Roman"/>
      <w:sz w:val="20"/>
      <w:szCs w:val="20"/>
      <w:lang w:eastAsia="en-US"/>
    </w:rPr>
  </w:style>
  <w:style w:type="paragraph" w:styleId="BodyTextIndent2">
    <w:name w:val="Body Text Indent 2"/>
    <w:basedOn w:val="Normal"/>
    <w:link w:val="BodyTextIndent2Char"/>
    <w:rsid w:val="00F82068"/>
    <w:pPr>
      <w:spacing w:after="120" w:line="480" w:lineRule="auto"/>
      <w:ind w:left="360"/>
    </w:pPr>
  </w:style>
  <w:style w:type="character" w:customStyle="1" w:styleId="BodyTextIndent2Char">
    <w:name w:val="Body Text Indent 2 Char"/>
    <w:basedOn w:val="DefaultParagraphFont"/>
    <w:link w:val="BodyTextIndent2"/>
    <w:rsid w:val="00F82068"/>
    <w:rPr>
      <w:rFonts w:ascii="Arial" w:eastAsia="Times New Roman" w:hAnsi="Arial" w:cs="Times New Roman"/>
      <w:sz w:val="20"/>
      <w:szCs w:val="20"/>
      <w:lang w:eastAsia="en-US"/>
    </w:rPr>
  </w:style>
  <w:style w:type="paragraph" w:styleId="BodyTextIndent3">
    <w:name w:val="Body Text Indent 3"/>
    <w:basedOn w:val="Normal"/>
    <w:link w:val="BodyTextIndent3Char"/>
    <w:rsid w:val="00F82068"/>
    <w:pPr>
      <w:spacing w:after="120"/>
      <w:ind w:left="360"/>
    </w:pPr>
    <w:rPr>
      <w:sz w:val="16"/>
      <w:szCs w:val="16"/>
    </w:rPr>
  </w:style>
  <w:style w:type="character" w:customStyle="1" w:styleId="BodyTextIndent3Char">
    <w:name w:val="Body Text Indent 3 Char"/>
    <w:basedOn w:val="DefaultParagraphFont"/>
    <w:link w:val="BodyTextIndent3"/>
    <w:rsid w:val="00F82068"/>
    <w:rPr>
      <w:rFonts w:ascii="Arial" w:eastAsia="Times New Roman" w:hAnsi="Arial" w:cs="Times New Roman"/>
      <w:sz w:val="16"/>
      <w:szCs w:val="16"/>
      <w:lang w:eastAsia="en-US"/>
    </w:rPr>
  </w:style>
  <w:style w:type="paragraph" w:styleId="Closing">
    <w:name w:val="Closing"/>
    <w:basedOn w:val="Normal"/>
    <w:link w:val="ClosingChar"/>
    <w:rsid w:val="00F82068"/>
    <w:pPr>
      <w:ind w:left="4320"/>
    </w:pPr>
  </w:style>
  <w:style w:type="character" w:customStyle="1" w:styleId="ClosingChar">
    <w:name w:val="Closing Char"/>
    <w:basedOn w:val="DefaultParagraphFont"/>
    <w:link w:val="Closing"/>
    <w:rsid w:val="00F82068"/>
    <w:rPr>
      <w:rFonts w:ascii="Arial" w:eastAsia="Times New Roman" w:hAnsi="Arial" w:cs="Times New Roman"/>
      <w:sz w:val="20"/>
      <w:szCs w:val="20"/>
      <w:lang w:eastAsia="en-US"/>
    </w:rPr>
  </w:style>
  <w:style w:type="paragraph" w:styleId="Date">
    <w:name w:val="Date"/>
    <w:basedOn w:val="Normal"/>
    <w:next w:val="Normal"/>
    <w:link w:val="DateChar"/>
    <w:rsid w:val="00F82068"/>
  </w:style>
  <w:style w:type="character" w:customStyle="1" w:styleId="DateChar">
    <w:name w:val="Date Char"/>
    <w:basedOn w:val="DefaultParagraphFont"/>
    <w:link w:val="Date"/>
    <w:rsid w:val="00F82068"/>
    <w:rPr>
      <w:rFonts w:ascii="Arial" w:eastAsia="Times New Roman" w:hAnsi="Arial" w:cs="Times New Roman"/>
      <w:sz w:val="20"/>
      <w:szCs w:val="20"/>
      <w:lang w:eastAsia="en-US"/>
    </w:rPr>
  </w:style>
  <w:style w:type="paragraph" w:styleId="DocumentMap">
    <w:name w:val="Document Map"/>
    <w:basedOn w:val="Normal"/>
    <w:link w:val="DocumentMapChar"/>
    <w:semiHidden/>
    <w:rsid w:val="00F8206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82068"/>
    <w:rPr>
      <w:rFonts w:ascii="Tahoma" w:eastAsia="Times New Roman" w:hAnsi="Tahoma" w:cs="Tahoma"/>
      <w:sz w:val="20"/>
      <w:szCs w:val="20"/>
      <w:shd w:val="clear" w:color="auto" w:fill="000080"/>
      <w:lang w:eastAsia="en-US"/>
    </w:rPr>
  </w:style>
  <w:style w:type="paragraph" w:styleId="E-mailSignature">
    <w:name w:val="E-mail Signature"/>
    <w:basedOn w:val="Normal"/>
    <w:link w:val="E-mailSignatureChar"/>
    <w:rsid w:val="00F82068"/>
  </w:style>
  <w:style w:type="character" w:customStyle="1" w:styleId="E-mailSignatureChar">
    <w:name w:val="E-mail Signature Char"/>
    <w:basedOn w:val="DefaultParagraphFont"/>
    <w:link w:val="E-mailSignature"/>
    <w:rsid w:val="00F82068"/>
    <w:rPr>
      <w:rFonts w:ascii="Arial" w:eastAsia="Times New Roman" w:hAnsi="Arial" w:cs="Times New Roman"/>
      <w:sz w:val="20"/>
      <w:szCs w:val="20"/>
      <w:lang w:eastAsia="en-US"/>
    </w:rPr>
  </w:style>
  <w:style w:type="paragraph" w:styleId="EnvelopeAddress">
    <w:name w:val="envelope address"/>
    <w:basedOn w:val="Normal"/>
    <w:rsid w:val="00F82068"/>
    <w:pPr>
      <w:framePr w:w="7920" w:h="1980" w:hRule="exact" w:hSpace="180" w:wrap="auto" w:hAnchor="page" w:xAlign="center" w:yAlign="bottom"/>
      <w:ind w:left="2880"/>
    </w:pPr>
    <w:rPr>
      <w:sz w:val="24"/>
      <w:szCs w:val="24"/>
    </w:rPr>
  </w:style>
  <w:style w:type="paragraph" w:styleId="EnvelopeReturn">
    <w:name w:val="envelope return"/>
    <w:basedOn w:val="Normal"/>
    <w:rsid w:val="00F82068"/>
  </w:style>
  <w:style w:type="paragraph" w:styleId="HTMLAddress">
    <w:name w:val="HTML Address"/>
    <w:basedOn w:val="Normal"/>
    <w:link w:val="HTMLAddressChar"/>
    <w:rsid w:val="00F82068"/>
    <w:rPr>
      <w:i/>
      <w:iCs/>
    </w:rPr>
  </w:style>
  <w:style w:type="character" w:customStyle="1" w:styleId="HTMLAddressChar">
    <w:name w:val="HTML Address Char"/>
    <w:basedOn w:val="DefaultParagraphFont"/>
    <w:link w:val="HTMLAddress"/>
    <w:rsid w:val="00F82068"/>
    <w:rPr>
      <w:rFonts w:ascii="Arial" w:eastAsia="Times New Roman" w:hAnsi="Arial" w:cs="Times New Roman"/>
      <w:i/>
      <w:iCs/>
      <w:sz w:val="20"/>
      <w:szCs w:val="20"/>
      <w:lang w:eastAsia="en-US"/>
    </w:rPr>
  </w:style>
  <w:style w:type="paragraph" w:styleId="HTMLPreformatted">
    <w:name w:val="HTML Preformatted"/>
    <w:basedOn w:val="Normal"/>
    <w:link w:val="HTMLPreformattedChar"/>
    <w:rsid w:val="00F82068"/>
    <w:rPr>
      <w:rFonts w:ascii="Courier New" w:hAnsi="Courier New" w:cs="Courier New"/>
    </w:rPr>
  </w:style>
  <w:style w:type="character" w:customStyle="1" w:styleId="HTMLPreformattedChar">
    <w:name w:val="HTML Preformatted Char"/>
    <w:basedOn w:val="DefaultParagraphFont"/>
    <w:link w:val="HTMLPreformatted"/>
    <w:rsid w:val="00F82068"/>
    <w:rPr>
      <w:rFonts w:ascii="Courier New" w:eastAsia="Times New Roman" w:hAnsi="Courier New" w:cs="Courier New"/>
      <w:sz w:val="20"/>
      <w:szCs w:val="20"/>
      <w:lang w:eastAsia="en-US"/>
    </w:rPr>
  </w:style>
  <w:style w:type="paragraph" w:styleId="Index6">
    <w:name w:val="index 6"/>
    <w:basedOn w:val="Normal"/>
    <w:next w:val="Normal"/>
    <w:autoRedefine/>
    <w:semiHidden/>
    <w:rsid w:val="00F82068"/>
    <w:pPr>
      <w:ind w:left="1200" w:hanging="200"/>
    </w:pPr>
  </w:style>
  <w:style w:type="paragraph" w:styleId="Index7">
    <w:name w:val="index 7"/>
    <w:basedOn w:val="Normal"/>
    <w:next w:val="Normal"/>
    <w:autoRedefine/>
    <w:semiHidden/>
    <w:rsid w:val="00F82068"/>
    <w:pPr>
      <w:ind w:left="1400" w:hanging="200"/>
    </w:pPr>
  </w:style>
  <w:style w:type="paragraph" w:styleId="Index8">
    <w:name w:val="index 8"/>
    <w:basedOn w:val="Normal"/>
    <w:next w:val="Normal"/>
    <w:autoRedefine/>
    <w:semiHidden/>
    <w:rsid w:val="00F82068"/>
    <w:pPr>
      <w:ind w:left="1600" w:hanging="200"/>
    </w:pPr>
  </w:style>
  <w:style w:type="paragraph" w:styleId="Index9">
    <w:name w:val="index 9"/>
    <w:basedOn w:val="Normal"/>
    <w:next w:val="Normal"/>
    <w:autoRedefine/>
    <w:semiHidden/>
    <w:rsid w:val="00F82068"/>
    <w:pPr>
      <w:ind w:left="1800" w:hanging="200"/>
    </w:pPr>
  </w:style>
  <w:style w:type="paragraph" w:styleId="MacroText">
    <w:name w:val="macro"/>
    <w:link w:val="MacroTextChar"/>
    <w:semiHidden/>
    <w:rsid w:val="00F82068"/>
    <w:pPr>
      <w:tabs>
        <w:tab w:val="left" w:pos="480"/>
        <w:tab w:val="left" w:pos="960"/>
        <w:tab w:val="left" w:pos="1440"/>
        <w:tab w:val="left" w:pos="1920"/>
        <w:tab w:val="left" w:pos="2400"/>
        <w:tab w:val="left" w:pos="2880"/>
        <w:tab w:val="left" w:pos="3360"/>
        <w:tab w:val="left" w:pos="3840"/>
        <w:tab w:val="left" w:pos="4320"/>
      </w:tabs>
      <w:spacing w:after="0" w:line="240" w:lineRule="auto"/>
      <w:ind w:left="1080"/>
    </w:pPr>
    <w:rPr>
      <w:rFonts w:ascii="Courier New" w:eastAsia="Times New Roman" w:hAnsi="Courier New" w:cs="Courier New"/>
      <w:sz w:val="20"/>
      <w:szCs w:val="20"/>
      <w:lang w:eastAsia="en-US"/>
    </w:rPr>
  </w:style>
  <w:style w:type="character" w:customStyle="1" w:styleId="MacroTextChar">
    <w:name w:val="Macro Text Char"/>
    <w:basedOn w:val="DefaultParagraphFont"/>
    <w:link w:val="MacroText"/>
    <w:semiHidden/>
    <w:rsid w:val="00F82068"/>
    <w:rPr>
      <w:rFonts w:ascii="Courier New" w:eastAsia="Times New Roman" w:hAnsi="Courier New" w:cs="Courier New"/>
      <w:sz w:val="20"/>
      <w:szCs w:val="20"/>
      <w:lang w:eastAsia="en-US"/>
    </w:rPr>
  </w:style>
  <w:style w:type="paragraph" w:styleId="NormalWeb">
    <w:name w:val="Normal (Web)"/>
    <w:basedOn w:val="Normal"/>
    <w:rsid w:val="00F82068"/>
    <w:rPr>
      <w:rFonts w:ascii="Times New Roman" w:hAnsi="Times New Roman"/>
      <w:sz w:val="24"/>
      <w:szCs w:val="24"/>
    </w:rPr>
  </w:style>
  <w:style w:type="paragraph" w:styleId="NoteHeading">
    <w:name w:val="Note Heading"/>
    <w:basedOn w:val="Normal"/>
    <w:next w:val="Normal"/>
    <w:link w:val="NoteHeadingChar"/>
    <w:rsid w:val="00F82068"/>
  </w:style>
  <w:style w:type="character" w:customStyle="1" w:styleId="NoteHeadingChar">
    <w:name w:val="Note Heading Char"/>
    <w:basedOn w:val="DefaultParagraphFont"/>
    <w:link w:val="NoteHeading"/>
    <w:rsid w:val="00F82068"/>
    <w:rPr>
      <w:rFonts w:ascii="Arial" w:eastAsia="Times New Roman" w:hAnsi="Arial" w:cs="Times New Roman"/>
      <w:sz w:val="20"/>
      <w:szCs w:val="20"/>
      <w:lang w:eastAsia="en-US"/>
    </w:rPr>
  </w:style>
  <w:style w:type="paragraph" w:styleId="PlainText">
    <w:name w:val="Plain Text"/>
    <w:basedOn w:val="Normal"/>
    <w:link w:val="PlainTextChar"/>
    <w:uiPriority w:val="99"/>
    <w:rsid w:val="00F82068"/>
    <w:rPr>
      <w:rFonts w:ascii="Courier New" w:hAnsi="Courier New" w:cs="Courier New"/>
    </w:rPr>
  </w:style>
  <w:style w:type="character" w:customStyle="1" w:styleId="PlainTextChar">
    <w:name w:val="Plain Text Char"/>
    <w:basedOn w:val="DefaultParagraphFont"/>
    <w:link w:val="PlainText"/>
    <w:uiPriority w:val="99"/>
    <w:rsid w:val="00F82068"/>
    <w:rPr>
      <w:rFonts w:ascii="Courier New" w:eastAsia="Times New Roman" w:hAnsi="Courier New" w:cs="Courier New"/>
      <w:sz w:val="20"/>
      <w:szCs w:val="20"/>
      <w:lang w:eastAsia="en-US"/>
    </w:rPr>
  </w:style>
  <w:style w:type="paragraph" w:styleId="Salutation">
    <w:name w:val="Salutation"/>
    <w:basedOn w:val="Normal"/>
    <w:next w:val="Normal"/>
    <w:link w:val="SalutationChar"/>
    <w:rsid w:val="00F82068"/>
  </w:style>
  <w:style w:type="character" w:customStyle="1" w:styleId="SalutationChar">
    <w:name w:val="Salutation Char"/>
    <w:basedOn w:val="DefaultParagraphFont"/>
    <w:link w:val="Salutation"/>
    <w:rsid w:val="00F82068"/>
    <w:rPr>
      <w:rFonts w:ascii="Arial" w:eastAsia="Times New Roman" w:hAnsi="Arial" w:cs="Times New Roman"/>
      <w:sz w:val="20"/>
      <w:szCs w:val="20"/>
      <w:lang w:eastAsia="en-US"/>
    </w:rPr>
  </w:style>
  <w:style w:type="paragraph" w:styleId="Signature">
    <w:name w:val="Signature"/>
    <w:basedOn w:val="Normal"/>
    <w:link w:val="SignatureChar"/>
    <w:rsid w:val="00F82068"/>
    <w:pPr>
      <w:ind w:left="4320"/>
    </w:pPr>
  </w:style>
  <w:style w:type="character" w:customStyle="1" w:styleId="SignatureChar">
    <w:name w:val="Signature Char"/>
    <w:basedOn w:val="DefaultParagraphFont"/>
    <w:link w:val="Signature"/>
    <w:rsid w:val="00F82068"/>
    <w:rPr>
      <w:rFonts w:ascii="Arial" w:eastAsia="Times New Roman" w:hAnsi="Arial" w:cs="Times New Roman"/>
      <w:sz w:val="20"/>
      <w:szCs w:val="20"/>
      <w:lang w:eastAsia="en-US"/>
    </w:rPr>
  </w:style>
  <w:style w:type="character" w:styleId="HTMLVariable">
    <w:name w:val="HTML Variable"/>
    <w:rsid w:val="00F82068"/>
    <w:rPr>
      <w:i/>
      <w:iCs/>
    </w:rPr>
  </w:style>
  <w:style w:type="character" w:styleId="HTMLTypewriter">
    <w:name w:val="HTML Typewriter"/>
    <w:rsid w:val="00F82068"/>
    <w:rPr>
      <w:rFonts w:ascii="Courier New" w:hAnsi="Courier New" w:cs="Courier New"/>
      <w:sz w:val="20"/>
      <w:szCs w:val="20"/>
    </w:rPr>
  </w:style>
  <w:style w:type="character" w:styleId="FollowedHyperlink">
    <w:name w:val="FollowedHyperlink"/>
    <w:rsid w:val="00F82068"/>
    <w:rPr>
      <w:color w:val="800080"/>
      <w:u w:val="single"/>
    </w:rPr>
  </w:style>
  <w:style w:type="paragraph" w:customStyle="1" w:styleId="OmniPage2">
    <w:name w:val="OmniPage #2"/>
    <w:basedOn w:val="Normal"/>
    <w:rsid w:val="00F82068"/>
    <w:pPr>
      <w:spacing w:line="480" w:lineRule="exact"/>
    </w:pPr>
    <w:rPr>
      <w:spacing w:val="-5"/>
    </w:rPr>
  </w:style>
  <w:style w:type="paragraph" w:customStyle="1" w:styleId="OmniPage3">
    <w:name w:val="OmniPage #3"/>
    <w:basedOn w:val="Normal"/>
    <w:rsid w:val="00F82068"/>
    <w:pPr>
      <w:spacing w:line="200" w:lineRule="exact"/>
    </w:pPr>
    <w:rPr>
      <w:spacing w:val="-5"/>
    </w:rPr>
  </w:style>
  <w:style w:type="paragraph" w:customStyle="1" w:styleId="section">
    <w:name w:val="section"/>
    <w:basedOn w:val="Normal"/>
    <w:autoRedefine/>
    <w:rsid w:val="00F82068"/>
    <w:pPr>
      <w:tabs>
        <w:tab w:val="left" w:pos="1440"/>
        <w:tab w:val="left" w:pos="7200"/>
      </w:tabs>
      <w:ind w:left="0"/>
    </w:pPr>
    <w:rPr>
      <w:spacing w:val="-5"/>
      <w:sz w:val="22"/>
      <w:szCs w:val="22"/>
    </w:rPr>
  </w:style>
  <w:style w:type="paragraph" w:customStyle="1" w:styleId="NormalBullet">
    <w:name w:val="Normal Bullet"/>
    <w:basedOn w:val="Normal"/>
    <w:rsid w:val="00F82068"/>
    <w:pPr>
      <w:tabs>
        <w:tab w:val="num" w:pos="1440"/>
      </w:tabs>
      <w:ind w:left="1440" w:hanging="360"/>
    </w:pPr>
  </w:style>
  <w:style w:type="paragraph" w:customStyle="1" w:styleId="BlockQuotationWide">
    <w:name w:val="Block Quotation Wide"/>
    <w:basedOn w:val="Normal"/>
    <w:rsid w:val="00F82068"/>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F82068"/>
    <w:rPr>
      <w:sz w:val="24"/>
    </w:rPr>
  </w:style>
  <w:style w:type="paragraph" w:customStyle="1" w:styleId="Caption-More">
    <w:name w:val="Caption-More"/>
    <w:basedOn w:val="Caption"/>
    <w:next w:val="BodyText"/>
    <w:rsid w:val="00F82068"/>
    <w:pPr>
      <w:spacing w:before="0"/>
    </w:pPr>
  </w:style>
  <w:style w:type="paragraph" w:customStyle="1" w:styleId="HTMLBody">
    <w:name w:val="HTML Body"/>
    <w:rsid w:val="00F82068"/>
    <w:pPr>
      <w:autoSpaceDE w:val="0"/>
      <w:autoSpaceDN w:val="0"/>
      <w:adjustRightInd w:val="0"/>
      <w:spacing w:after="0" w:line="240" w:lineRule="auto"/>
    </w:pPr>
    <w:rPr>
      <w:rFonts w:ascii="Arial" w:eastAsia="Times New Roman" w:hAnsi="Arial" w:cs="Arial"/>
      <w:sz w:val="20"/>
      <w:szCs w:val="20"/>
      <w:lang w:eastAsia="en-US"/>
    </w:rPr>
  </w:style>
  <w:style w:type="paragraph" w:customStyle="1" w:styleId="HTMLPre-tag">
    <w:name w:val="HTML Pre-tag"/>
    <w:rsid w:val="00F82068"/>
    <w:pPr>
      <w:autoSpaceDE w:val="0"/>
      <w:autoSpaceDN w:val="0"/>
      <w:adjustRightInd w:val="0"/>
      <w:spacing w:after="0" w:line="240" w:lineRule="auto"/>
    </w:pPr>
    <w:rPr>
      <w:rFonts w:ascii="Courier New" w:eastAsia="Times New Roman" w:hAnsi="Courier New" w:cs="Courier New"/>
      <w:sz w:val="20"/>
      <w:szCs w:val="20"/>
      <w:lang w:eastAsia="en-US"/>
    </w:rPr>
  </w:style>
  <w:style w:type="paragraph" w:customStyle="1" w:styleId="ReferenceLine">
    <w:name w:val="Reference Line"/>
    <w:basedOn w:val="BodyText"/>
    <w:rsid w:val="00F82068"/>
    <w:pPr>
      <w:spacing w:before="0" w:after="0" w:line="480" w:lineRule="auto"/>
      <w:ind w:left="0"/>
      <w:jc w:val="left"/>
    </w:pPr>
    <w:rPr>
      <w:rFonts w:ascii="Times New Roman" w:hAnsi="Times New Roman"/>
      <w:sz w:val="24"/>
      <w:szCs w:val="24"/>
    </w:rPr>
  </w:style>
  <w:style w:type="paragraph" w:customStyle="1" w:styleId="ListBullet6">
    <w:name w:val="List Bullet 6"/>
    <w:basedOn w:val="ListBullet5"/>
    <w:rsid w:val="00F82068"/>
    <w:pPr>
      <w:ind w:left="3240"/>
    </w:pPr>
  </w:style>
  <w:style w:type="character" w:customStyle="1" w:styleId="MTConvertedEquation">
    <w:name w:val="MTConvertedEquation"/>
    <w:basedOn w:val="DefaultParagraphFont"/>
    <w:rsid w:val="00F82068"/>
  </w:style>
  <w:style w:type="paragraph" w:styleId="TOC9">
    <w:name w:val="toc 9"/>
    <w:basedOn w:val="Normal"/>
    <w:next w:val="Normal"/>
    <w:autoRedefine/>
    <w:uiPriority w:val="39"/>
    <w:rsid w:val="00F82068"/>
    <w:pPr>
      <w:ind w:left="1920"/>
    </w:pPr>
    <w:rPr>
      <w:rFonts w:ascii="Times New Roman" w:hAnsi="Times New Roman"/>
      <w:sz w:val="24"/>
      <w:szCs w:val="24"/>
    </w:rPr>
  </w:style>
  <w:style w:type="paragraph" w:styleId="BalloonText">
    <w:name w:val="Balloon Text"/>
    <w:basedOn w:val="Normal"/>
    <w:link w:val="BalloonTextChar"/>
    <w:uiPriority w:val="99"/>
    <w:semiHidden/>
    <w:rsid w:val="00F82068"/>
    <w:rPr>
      <w:rFonts w:ascii="Tahoma" w:hAnsi="Tahoma" w:cs="Tahoma"/>
      <w:sz w:val="16"/>
      <w:szCs w:val="16"/>
    </w:rPr>
  </w:style>
  <w:style w:type="character" w:customStyle="1" w:styleId="BalloonTextChar">
    <w:name w:val="Balloon Text Char"/>
    <w:basedOn w:val="DefaultParagraphFont"/>
    <w:link w:val="BalloonText"/>
    <w:uiPriority w:val="99"/>
    <w:semiHidden/>
    <w:rsid w:val="00F82068"/>
    <w:rPr>
      <w:rFonts w:ascii="Tahoma" w:eastAsia="Times New Roman" w:hAnsi="Tahoma" w:cs="Tahoma"/>
      <w:sz w:val="16"/>
      <w:szCs w:val="16"/>
      <w:lang w:eastAsia="en-US"/>
    </w:rPr>
  </w:style>
  <w:style w:type="paragraph" w:customStyle="1" w:styleId="Body">
    <w:name w:val="Body"/>
    <w:basedOn w:val="Normal"/>
    <w:rsid w:val="00F82068"/>
    <w:pPr>
      <w:spacing w:after="120"/>
    </w:pPr>
  </w:style>
  <w:style w:type="paragraph" w:styleId="CommentSubject">
    <w:name w:val="annotation subject"/>
    <w:basedOn w:val="CommentText"/>
    <w:next w:val="CommentText"/>
    <w:link w:val="CommentSubjectChar"/>
    <w:semiHidden/>
    <w:rsid w:val="00F82068"/>
    <w:rPr>
      <w:b/>
      <w:bCs/>
    </w:rPr>
  </w:style>
  <w:style w:type="character" w:customStyle="1" w:styleId="CommentSubjectChar">
    <w:name w:val="Comment Subject Char"/>
    <w:basedOn w:val="CommentTextChar"/>
    <w:link w:val="CommentSubject"/>
    <w:semiHidden/>
    <w:rsid w:val="00F82068"/>
    <w:rPr>
      <w:rFonts w:ascii="Arial" w:eastAsia="Times New Roman" w:hAnsi="Arial" w:cs="Times New Roman"/>
      <w:b/>
      <w:bCs/>
      <w:spacing w:val="-5"/>
      <w:sz w:val="16"/>
      <w:szCs w:val="20"/>
      <w:lang w:eastAsia="en-US"/>
    </w:rPr>
  </w:style>
  <w:style w:type="table" w:styleId="TableGrid">
    <w:name w:val="Table Grid"/>
    <w:basedOn w:val="TableNormal"/>
    <w:rsid w:val="00F82068"/>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BaseChar1">
    <w:name w:val="Heading Base Char1"/>
    <w:link w:val="HeadingBase"/>
    <w:rsid w:val="00F82068"/>
    <w:rPr>
      <w:rFonts w:ascii="Arial" w:eastAsia="Times New Roman" w:hAnsi="Arial" w:cs="Times New Roman"/>
      <w:spacing w:val="-4"/>
      <w:kern w:val="28"/>
      <w:szCs w:val="20"/>
      <w:lang w:eastAsia="en-US"/>
    </w:rPr>
  </w:style>
  <w:style w:type="character" w:customStyle="1" w:styleId="HeadingBaseChar">
    <w:name w:val="Heading Base Char"/>
    <w:rsid w:val="00F82068"/>
    <w:rPr>
      <w:rFonts w:ascii="Arial" w:hAnsi="Arial"/>
      <w:spacing w:val="-4"/>
      <w:kern w:val="28"/>
      <w:sz w:val="22"/>
      <w:lang w:val="en-US" w:eastAsia="en-US" w:bidi="ar-SA"/>
    </w:rPr>
  </w:style>
  <w:style w:type="character" w:customStyle="1" w:styleId="CharChar">
    <w:name w:val="Char Char"/>
    <w:rsid w:val="00F82068"/>
    <w:rPr>
      <w:rFonts w:ascii="Arial" w:hAnsi="Arial"/>
      <w:lang w:val="en-US" w:eastAsia="en-US" w:bidi="ar-SA"/>
    </w:rPr>
  </w:style>
  <w:style w:type="paragraph" w:customStyle="1" w:styleId="TableMainHead">
    <w:name w:val="Table Main Head"/>
    <w:basedOn w:val="Title"/>
    <w:rsid w:val="00F82068"/>
    <w:pPr>
      <w:keepNext w:val="0"/>
      <w:keepLines w:val="0"/>
      <w:pBdr>
        <w:top w:val="none" w:sz="0" w:space="0" w:color="auto"/>
      </w:pBdr>
      <w:spacing w:before="0" w:after="0" w:line="220" w:lineRule="exact"/>
      <w:jc w:val="center"/>
      <w:outlineLvl w:val="0"/>
    </w:pPr>
    <w:rPr>
      <w:rFonts w:ascii="Times New Roman" w:hAnsi="Times New Roman"/>
      <w:b/>
      <w:caps/>
      <w:spacing w:val="0"/>
      <w:sz w:val="18"/>
    </w:rPr>
  </w:style>
  <w:style w:type="character" w:customStyle="1" w:styleId="BlockQuotationChar">
    <w:name w:val="Block Quotation Char"/>
    <w:link w:val="BlockQuotation"/>
    <w:rsid w:val="00F82068"/>
    <w:rPr>
      <w:rFonts w:ascii="Arial Narrow" w:eastAsia="Times New Roman" w:hAnsi="Arial Narrow" w:cs="Times New Roman"/>
      <w:sz w:val="20"/>
      <w:szCs w:val="20"/>
      <w:shd w:val="pct5" w:color="auto" w:fill="auto"/>
      <w:lang w:eastAsia="en-US"/>
    </w:rPr>
  </w:style>
  <w:style w:type="character" w:customStyle="1" w:styleId="Heading2Char1">
    <w:name w:val="Heading 2 Char1"/>
    <w:link w:val="Heading2"/>
    <w:rsid w:val="00F82068"/>
    <w:rPr>
      <w:rFonts w:ascii="Arial Black" w:eastAsia="Times New Roman" w:hAnsi="Arial Black" w:cs="Times New Roman"/>
      <w:spacing w:val="-15"/>
      <w:kern w:val="28"/>
      <w:szCs w:val="20"/>
      <w:lang w:eastAsia="en-US"/>
    </w:rPr>
  </w:style>
  <w:style w:type="character" w:customStyle="1" w:styleId="BodyTextChar1">
    <w:name w:val="Body Text Char1"/>
    <w:link w:val="BodyText"/>
    <w:rsid w:val="00F82068"/>
    <w:rPr>
      <w:rFonts w:ascii="Arial" w:eastAsia="Times New Roman" w:hAnsi="Arial" w:cs="Times New Roman"/>
      <w:sz w:val="20"/>
      <w:szCs w:val="20"/>
      <w:lang w:eastAsia="en-US"/>
    </w:rPr>
  </w:style>
  <w:style w:type="character" w:customStyle="1" w:styleId="CharChar35">
    <w:name w:val="Char Char35"/>
    <w:rsid w:val="00F82068"/>
    <w:rPr>
      <w:rFonts w:ascii="Arial Black" w:eastAsia="Times New Roman" w:hAnsi="Arial Black" w:cs="Times New Roman"/>
      <w:spacing w:val="-10"/>
      <w:kern w:val="28"/>
      <w:sz w:val="20"/>
      <w:szCs w:val="20"/>
    </w:rPr>
  </w:style>
  <w:style w:type="character" w:customStyle="1" w:styleId="Heading4Char2">
    <w:name w:val="Heading 4 Char2"/>
    <w:link w:val="Heading4"/>
    <w:rsid w:val="00F82068"/>
    <w:rPr>
      <w:rFonts w:ascii="Arial" w:eastAsia="Times New Roman" w:hAnsi="Arial" w:cs="Times New Roman"/>
      <w:b/>
      <w:i/>
      <w:spacing w:val="-4"/>
      <w:kern w:val="28"/>
      <w:sz w:val="20"/>
      <w:szCs w:val="20"/>
      <w:lang w:eastAsia="en-US"/>
    </w:rPr>
  </w:style>
  <w:style w:type="character" w:customStyle="1" w:styleId="CharChar28">
    <w:name w:val="Char Char28"/>
    <w:rsid w:val="00F82068"/>
    <w:rPr>
      <w:rFonts w:ascii="Arial" w:eastAsia="Times New Roman" w:hAnsi="Arial" w:cs="Times New Roman"/>
      <w:sz w:val="20"/>
      <w:szCs w:val="20"/>
    </w:rPr>
  </w:style>
  <w:style w:type="table" w:styleId="TableProfessional">
    <w:name w:val="Table Professional"/>
    <w:basedOn w:val="TableNormal"/>
    <w:rsid w:val="00F82068"/>
    <w:pPr>
      <w:spacing w:after="0" w:line="240" w:lineRule="auto"/>
      <w:ind w:left="1080"/>
    </w:pPr>
    <w:rPr>
      <w:rFonts w:ascii="Times New Roman" w:eastAsia="Times New Roman" w:hAnsi="Times New Roman" w:cs="Times New Roman"/>
      <w:sz w:val="20"/>
      <w:szCs w:val="20"/>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3Char1">
    <w:name w:val="Heading 3 Char1"/>
    <w:rsid w:val="00F82068"/>
    <w:rPr>
      <w:rFonts w:ascii="Arial Black" w:hAnsi="Arial Black"/>
      <w:spacing w:val="-10"/>
      <w:kern w:val="28"/>
      <w:lang w:val="en-US" w:eastAsia="en-US" w:bidi="ar-SA"/>
    </w:rPr>
  </w:style>
  <w:style w:type="paragraph" w:customStyle="1" w:styleId="TitleHeader">
    <w:name w:val="Title Header"/>
    <w:basedOn w:val="HeaderBase"/>
    <w:rsid w:val="00F82068"/>
    <w:rPr>
      <w:caps/>
      <w:sz w:val="32"/>
    </w:rPr>
  </w:style>
  <w:style w:type="paragraph" w:customStyle="1" w:styleId="TOCHeader">
    <w:name w:val="TOC Header"/>
    <w:basedOn w:val="HeaderBase"/>
    <w:rsid w:val="00F82068"/>
    <w:pPr>
      <w:jc w:val="center"/>
    </w:pPr>
    <w:rPr>
      <w:caps/>
      <w:sz w:val="32"/>
    </w:rPr>
  </w:style>
  <w:style w:type="character" w:customStyle="1" w:styleId="Heading4Char1">
    <w:name w:val="Heading 4 Char1"/>
    <w:locked/>
    <w:rsid w:val="00F82068"/>
    <w:rPr>
      <w:rFonts w:ascii="Arial" w:hAnsi="Arial" w:cs="Times New Roman"/>
      <w:b/>
      <w:i/>
      <w:spacing w:val="-4"/>
      <w:kern w:val="28"/>
      <w:sz w:val="20"/>
      <w:szCs w:val="20"/>
    </w:rPr>
  </w:style>
  <w:style w:type="character" w:customStyle="1" w:styleId="CharChar38">
    <w:name w:val="Char Char38"/>
    <w:rsid w:val="00F82068"/>
    <w:rPr>
      <w:rFonts w:ascii="Arial Black" w:hAnsi="Arial Black"/>
      <w:spacing w:val="-15"/>
      <w:kern w:val="28"/>
      <w:sz w:val="22"/>
      <w:lang w:val="en-US" w:eastAsia="en-US" w:bidi="ar-SA"/>
    </w:rPr>
  </w:style>
  <w:style w:type="character" w:customStyle="1" w:styleId="CharChar40">
    <w:name w:val="Char Char40"/>
    <w:rsid w:val="00F82068"/>
    <w:rPr>
      <w:rFonts w:ascii="Arial Black" w:hAnsi="Arial Black"/>
      <w:color w:val="FFFFFF"/>
      <w:spacing w:val="-10"/>
      <w:kern w:val="20"/>
      <w:position w:val="8"/>
      <w:sz w:val="24"/>
      <w:lang w:val="en-US" w:eastAsia="en-US" w:bidi="ar-SA"/>
    </w:rPr>
  </w:style>
  <w:style w:type="character" w:customStyle="1" w:styleId="CharChar39">
    <w:name w:val="Char Char39"/>
    <w:rsid w:val="00F82068"/>
    <w:rPr>
      <w:rFonts w:ascii="Arial Black" w:hAnsi="Arial Black"/>
      <w:spacing w:val="-15"/>
      <w:kern w:val="28"/>
      <w:sz w:val="22"/>
      <w:lang w:val="en-US" w:eastAsia="en-US" w:bidi="ar-SA"/>
    </w:rPr>
  </w:style>
  <w:style w:type="paragraph" w:styleId="Revision">
    <w:name w:val="Revision"/>
    <w:hidden/>
    <w:semiHidden/>
    <w:rsid w:val="00F82068"/>
    <w:pPr>
      <w:spacing w:after="0" w:line="240" w:lineRule="auto"/>
    </w:pPr>
    <w:rPr>
      <w:rFonts w:ascii="Arial" w:eastAsia="Times New Roman" w:hAnsi="Arial" w:cs="Times New Roman"/>
      <w:sz w:val="20"/>
      <w:szCs w:val="20"/>
      <w:lang w:eastAsia="en-US"/>
    </w:rPr>
  </w:style>
  <w:style w:type="paragraph" w:styleId="ListParagraph">
    <w:name w:val="List Paragraph"/>
    <w:basedOn w:val="Normal"/>
    <w:uiPriority w:val="34"/>
    <w:qFormat/>
    <w:rsid w:val="00F82068"/>
    <w:pPr>
      <w:ind w:left="720"/>
      <w:contextualSpacing/>
    </w:pPr>
    <w:rPr>
      <w:rFonts w:ascii="Times New Roman" w:eastAsiaTheme="minorEastAsia" w:hAnsi="Times New Roman"/>
      <w:sz w:val="24"/>
      <w:szCs w:val="24"/>
    </w:rPr>
  </w:style>
  <w:style w:type="paragraph" w:customStyle="1" w:styleId="CM1057">
    <w:name w:val="CM1057"/>
    <w:basedOn w:val="Normal"/>
    <w:next w:val="Normal"/>
    <w:uiPriority w:val="99"/>
    <w:rsid w:val="00F82068"/>
    <w:pPr>
      <w:autoSpaceDE w:val="0"/>
      <w:autoSpaceDN w:val="0"/>
      <w:adjustRightInd w:val="0"/>
      <w:ind w:left="0"/>
    </w:pPr>
    <w:rPr>
      <w:rFonts w:eastAsia="SimSun" w:cs="Arial"/>
      <w:sz w:val="24"/>
      <w:szCs w:val="24"/>
    </w:rPr>
  </w:style>
  <w:style w:type="character" w:customStyle="1" w:styleId="CharChar1">
    <w:name w:val="Char Char1"/>
    <w:rsid w:val="00F82068"/>
    <w:rPr>
      <w:rFonts w:ascii="Arial" w:hAnsi="Arial"/>
      <w:lang w:val="en-US" w:eastAsia="en-US" w:bidi="ar-SA"/>
    </w:rPr>
  </w:style>
  <w:style w:type="character" w:customStyle="1" w:styleId="CharChar351">
    <w:name w:val="Char Char351"/>
    <w:rsid w:val="00F82068"/>
    <w:rPr>
      <w:rFonts w:ascii="Arial Black" w:eastAsia="Times New Roman" w:hAnsi="Arial Black" w:cs="Times New Roman"/>
      <w:spacing w:val="-10"/>
      <w:kern w:val="28"/>
      <w:sz w:val="20"/>
      <w:szCs w:val="20"/>
    </w:rPr>
  </w:style>
  <w:style w:type="character" w:customStyle="1" w:styleId="CharChar281">
    <w:name w:val="Char Char281"/>
    <w:rsid w:val="00F82068"/>
    <w:rPr>
      <w:rFonts w:ascii="Arial" w:eastAsia="Times New Roman" w:hAnsi="Arial" w:cs="Times New Roman"/>
      <w:sz w:val="20"/>
      <w:szCs w:val="20"/>
    </w:rPr>
  </w:style>
  <w:style w:type="character" w:customStyle="1" w:styleId="CharChar381">
    <w:name w:val="Char Char381"/>
    <w:rsid w:val="00F82068"/>
    <w:rPr>
      <w:rFonts w:ascii="Arial Black" w:hAnsi="Arial Black"/>
      <w:spacing w:val="-15"/>
      <w:kern w:val="28"/>
      <w:sz w:val="22"/>
      <w:lang w:val="en-US" w:eastAsia="en-US" w:bidi="ar-SA"/>
    </w:rPr>
  </w:style>
  <w:style w:type="character" w:customStyle="1" w:styleId="CharChar401">
    <w:name w:val="Char Char401"/>
    <w:rsid w:val="00F82068"/>
    <w:rPr>
      <w:rFonts w:ascii="Arial Black" w:hAnsi="Arial Black"/>
      <w:color w:val="FFFFFF"/>
      <w:spacing w:val="-10"/>
      <w:kern w:val="20"/>
      <w:position w:val="8"/>
      <w:sz w:val="24"/>
      <w:lang w:val="en-US" w:eastAsia="en-US" w:bidi="ar-SA"/>
    </w:rPr>
  </w:style>
  <w:style w:type="character" w:customStyle="1" w:styleId="CharChar391">
    <w:name w:val="Char Char391"/>
    <w:rsid w:val="00F82068"/>
    <w:rPr>
      <w:rFonts w:ascii="Arial Black" w:hAnsi="Arial Black"/>
      <w:spacing w:val="-15"/>
      <w:kern w:val="28"/>
      <w:sz w:val="22"/>
      <w:lang w:val="en-US" w:eastAsia="en-US" w:bidi="ar-SA"/>
    </w:rPr>
  </w:style>
  <w:style w:type="character" w:customStyle="1" w:styleId="apple-style-span">
    <w:name w:val="apple-style-span"/>
    <w:basedOn w:val="DefaultParagraphFont"/>
    <w:rsid w:val="00F82068"/>
    <w:rPr>
      <w:rFonts w:cs="Times New Roman"/>
    </w:rPr>
  </w:style>
  <w:style w:type="character" w:customStyle="1" w:styleId="ptbrand">
    <w:name w:val="ptbrand"/>
    <w:rsid w:val="00F82068"/>
  </w:style>
  <w:style w:type="character" w:customStyle="1" w:styleId="bindingandrelease">
    <w:name w:val="bindingandrelease"/>
    <w:rsid w:val="00F82068"/>
  </w:style>
  <w:style w:type="paragraph" w:customStyle="1" w:styleId="CM1049">
    <w:name w:val="CM1049"/>
    <w:basedOn w:val="Normal"/>
    <w:next w:val="Normal"/>
    <w:uiPriority w:val="99"/>
    <w:rsid w:val="00F82068"/>
    <w:pPr>
      <w:autoSpaceDE w:val="0"/>
      <w:autoSpaceDN w:val="0"/>
      <w:adjustRightInd w:val="0"/>
      <w:ind w:left="0"/>
    </w:pPr>
    <w:rPr>
      <w:rFonts w:eastAsia="SimSun" w:cs="Arial"/>
      <w:sz w:val="24"/>
      <w:szCs w:val="24"/>
    </w:rPr>
  </w:style>
  <w:style w:type="paragraph" w:customStyle="1" w:styleId="CM195">
    <w:name w:val="CM195"/>
    <w:basedOn w:val="Normal"/>
    <w:next w:val="Normal"/>
    <w:uiPriority w:val="99"/>
    <w:rsid w:val="00F82068"/>
    <w:pPr>
      <w:autoSpaceDE w:val="0"/>
      <w:autoSpaceDN w:val="0"/>
      <w:adjustRightInd w:val="0"/>
      <w:spacing w:line="276" w:lineRule="atLeast"/>
      <w:ind w:left="0"/>
    </w:pPr>
    <w:rPr>
      <w:rFonts w:eastAsiaTheme="minorEastAsia" w:cs="Arial"/>
      <w:sz w:val="24"/>
      <w:szCs w:val="24"/>
      <w:lang w:eastAsia="zh-CN"/>
    </w:rPr>
  </w:style>
  <w:style w:type="character" w:styleId="PlaceholderText">
    <w:name w:val="Placeholder Text"/>
    <w:basedOn w:val="DefaultParagraphFont"/>
    <w:uiPriority w:val="99"/>
    <w:semiHidden/>
    <w:rsid w:val="00F82068"/>
    <w:rPr>
      <w:color w:val="808080"/>
    </w:rPr>
  </w:style>
  <w:style w:type="paragraph" w:customStyle="1" w:styleId="CM228">
    <w:name w:val="CM228"/>
    <w:basedOn w:val="Normal"/>
    <w:next w:val="Normal"/>
    <w:rsid w:val="00F82068"/>
    <w:pPr>
      <w:widowControl w:val="0"/>
      <w:autoSpaceDE w:val="0"/>
      <w:autoSpaceDN w:val="0"/>
      <w:adjustRightInd w:val="0"/>
      <w:spacing w:after="540"/>
      <w:ind w:left="0"/>
    </w:pPr>
    <w:rPr>
      <w:rFonts w:ascii="Times New Roman" w:hAnsi="Times New Roman"/>
      <w:sz w:val="24"/>
      <w:szCs w:val="24"/>
    </w:rPr>
  </w:style>
  <w:style w:type="paragraph" w:customStyle="1" w:styleId="Default">
    <w:name w:val="Default"/>
    <w:rsid w:val="00F8206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customStyle="1" w:styleId="CM3">
    <w:name w:val="CM3"/>
    <w:basedOn w:val="Default"/>
    <w:next w:val="Default"/>
    <w:rsid w:val="00F82068"/>
    <w:pPr>
      <w:spacing w:line="276" w:lineRule="atLeast"/>
    </w:pPr>
    <w:rPr>
      <w:color w:val="auto"/>
    </w:rPr>
  </w:style>
  <w:style w:type="paragraph" w:customStyle="1" w:styleId="IDF">
    <w:name w:val="IDF"/>
    <w:basedOn w:val="Normal"/>
    <w:rsid w:val="00F82068"/>
    <w:pPr>
      <w:autoSpaceDE w:val="0"/>
      <w:autoSpaceDN w:val="0"/>
      <w:adjustRightInd w:val="0"/>
      <w:ind w:left="0"/>
    </w:pPr>
    <w:rPr>
      <w:rFonts w:ascii="Courier New" w:eastAsia="SimSun" w:hAnsi="Courier New" w:cs="Courier New"/>
      <w:lang w:val="en-ZW" w:eastAsia="zh-CN"/>
    </w:rPr>
  </w:style>
  <w:style w:type="paragraph" w:customStyle="1" w:styleId="CM226">
    <w:name w:val="CM226"/>
    <w:basedOn w:val="Default"/>
    <w:next w:val="Default"/>
    <w:rsid w:val="00F82068"/>
    <w:pPr>
      <w:spacing w:after="258"/>
    </w:pPr>
    <w:rPr>
      <w:color w:val="auto"/>
    </w:rPr>
  </w:style>
  <w:style w:type="character" w:customStyle="1" w:styleId="MTDisplayEquationChar">
    <w:name w:val="MTDisplayEquation Char"/>
    <w:basedOn w:val="BodyTextChar1"/>
    <w:link w:val="MTDisplayEquation"/>
    <w:rsid w:val="00F82068"/>
    <w:rPr>
      <w:rFonts w:ascii="Arial" w:eastAsia="Batang" w:hAnsi="Arial" w:cs="Times New Roman"/>
      <w:sz w:val="20"/>
      <w:szCs w:val="20"/>
      <w:lang w:eastAsia="ko-KR"/>
    </w:rPr>
  </w:style>
  <w:style w:type="character" w:customStyle="1" w:styleId="CaptionChar">
    <w:name w:val="Caption Char"/>
    <w:link w:val="Caption"/>
    <w:rsid w:val="00F82068"/>
    <w:rPr>
      <w:rFonts w:ascii="Arial" w:eastAsia="Times New Roman" w:hAnsi="Arial" w:cs="Times New Roman"/>
      <w:sz w:val="20"/>
      <w:szCs w:val="20"/>
      <w:lang w:eastAsia="en-US"/>
    </w:rPr>
  </w:style>
  <w:style w:type="character" w:styleId="Strong">
    <w:name w:val="Strong"/>
    <w:basedOn w:val="DefaultParagraphFont"/>
    <w:uiPriority w:val="22"/>
    <w:qFormat/>
    <w:rsid w:val="00F82068"/>
    <w:rPr>
      <w:rFonts w:ascii="Bitstream Vera Sans" w:hAnsi="Bitstream Vera Sans"/>
      <w:b/>
      <w:bCs/>
    </w:rPr>
  </w:style>
  <w:style w:type="character" w:styleId="SubtleEmphasis">
    <w:name w:val="Subtle Emphasis"/>
    <w:basedOn w:val="DefaultParagraphFont"/>
    <w:uiPriority w:val="19"/>
    <w:qFormat/>
    <w:rsid w:val="00F82068"/>
    <w:rPr>
      <w:rFonts w:ascii="Bitstream Vera Sans" w:hAnsi="Bitstream Vera Sans"/>
      <w:i/>
      <w:iCs/>
      <w:color w:val="808080" w:themeColor="text1" w:themeTint="7F"/>
    </w:rPr>
  </w:style>
  <w:style w:type="character" w:styleId="IntenseEmphasis">
    <w:name w:val="Intense Emphasis"/>
    <w:basedOn w:val="DefaultParagraphFont"/>
    <w:uiPriority w:val="21"/>
    <w:qFormat/>
    <w:rsid w:val="00F82068"/>
    <w:rPr>
      <w:rFonts w:ascii="Bitstream Vera Sans" w:hAnsi="Bitstream Vera Sans"/>
      <w:b/>
      <w:bCs/>
      <w:i/>
      <w:iCs/>
      <w:color w:val="5B9BD5" w:themeColor="accent1"/>
    </w:rPr>
  </w:style>
  <w:style w:type="numbering" w:customStyle="1" w:styleId="NoList1">
    <w:name w:val="No List1"/>
    <w:next w:val="NoList"/>
    <w:semiHidden/>
    <w:rsid w:val="00F82068"/>
  </w:style>
  <w:style w:type="paragraph" w:customStyle="1" w:styleId="Formula">
    <w:name w:val="Formula"/>
    <w:basedOn w:val="Normal"/>
    <w:next w:val="Normal"/>
    <w:rsid w:val="00F82068"/>
    <w:pPr>
      <w:tabs>
        <w:tab w:val="right" w:pos="10206"/>
      </w:tabs>
      <w:spacing w:after="220" w:line="230" w:lineRule="auto"/>
      <w:ind w:left="400"/>
    </w:pPr>
    <w:rPr>
      <w:lang w:val="en-GB"/>
    </w:rPr>
  </w:style>
  <w:style w:type="numbering" w:styleId="111111">
    <w:name w:val="Outline List 2"/>
    <w:basedOn w:val="NoList"/>
    <w:rsid w:val="00F82068"/>
    <w:pPr>
      <w:numPr>
        <w:numId w:val="14"/>
      </w:numPr>
    </w:pPr>
  </w:style>
  <w:style w:type="paragraph" w:customStyle="1" w:styleId="a6">
    <w:name w:val="a6"/>
    <w:basedOn w:val="Heading6"/>
    <w:next w:val="Normal"/>
    <w:rsid w:val="00F82068"/>
    <w:pPr>
      <w:keepLines w:val="0"/>
      <w:tabs>
        <w:tab w:val="left" w:pos="1140"/>
        <w:tab w:val="left" w:pos="1360"/>
        <w:tab w:val="num" w:pos="1800"/>
      </w:tabs>
      <w:suppressAutoHyphens/>
      <w:spacing w:before="60" w:after="240" w:line="230" w:lineRule="exact"/>
      <w:ind w:left="1800" w:hanging="360"/>
    </w:pPr>
    <w:rPr>
      <w:i w:val="0"/>
      <w:spacing w:val="0"/>
      <w:kern w:val="0"/>
      <w:lang w:val="en-GB"/>
    </w:rPr>
  </w:style>
  <w:style w:type="paragraph" w:customStyle="1" w:styleId="StyleBodyTextFirstIndentItalic">
    <w:name w:val="Style Body Text First Indent + Italic"/>
    <w:basedOn w:val="BodyTextFirstIndent"/>
    <w:rsid w:val="00F82068"/>
    <w:pPr>
      <w:spacing w:before="0"/>
      <w:ind w:left="0" w:firstLine="0"/>
    </w:pPr>
    <w:rPr>
      <w:rFonts w:ascii="Palatino Linotype" w:hAnsi="Palatino Linotype"/>
      <w:i/>
      <w:iCs/>
      <w:sz w:val="22"/>
      <w:szCs w:val="24"/>
    </w:rPr>
  </w:style>
  <w:style w:type="paragraph" w:customStyle="1" w:styleId="StyleHeading2Before12ptAfter12pt">
    <w:name w:val="Style Heading 2 + Before:  12 pt After:  12 pt"/>
    <w:basedOn w:val="Heading2"/>
    <w:rsid w:val="00F82068"/>
    <w:pPr>
      <w:keepLines w:val="0"/>
      <w:numPr>
        <w:ilvl w:val="1"/>
      </w:numPr>
      <w:spacing w:line="240" w:lineRule="auto"/>
    </w:pPr>
    <w:rPr>
      <w:rFonts w:ascii="Arial" w:hAnsi="Arial"/>
      <w:b/>
      <w:bCs/>
      <w:spacing w:val="0"/>
      <w:kern w:val="0"/>
      <w:sz w:val="24"/>
    </w:rPr>
  </w:style>
  <w:style w:type="paragraph" w:customStyle="1" w:styleId="Figure">
    <w:name w:val="Figure"/>
    <w:basedOn w:val="Normal"/>
    <w:qFormat/>
    <w:rsid w:val="00F82068"/>
    <w:pPr>
      <w:keepLines/>
      <w:spacing w:before="240" w:after="360"/>
      <w:ind w:left="0"/>
      <w:jc w:val="center"/>
    </w:pPr>
    <w:rPr>
      <w:rFonts w:ascii="Palatino" w:hAnsi="Palatino"/>
      <w:i/>
      <w:sz w:val="22"/>
    </w:rPr>
  </w:style>
  <w:style w:type="paragraph" w:customStyle="1" w:styleId="StyleHeading3After12pt">
    <w:name w:val="Style Heading 3 + After:  12 pt"/>
    <w:basedOn w:val="Normal"/>
    <w:rsid w:val="00F82068"/>
    <w:pPr>
      <w:spacing w:after="240"/>
      <w:ind w:left="0"/>
    </w:pPr>
    <w:rPr>
      <w:rFonts w:ascii="Palatino Linotype" w:hAnsi="Palatino Linotype"/>
      <w:sz w:val="22"/>
    </w:rPr>
  </w:style>
  <w:style w:type="character" w:customStyle="1" w:styleId="st">
    <w:name w:val="st"/>
    <w:rsid w:val="00F82068"/>
  </w:style>
  <w:style w:type="paragraph" w:customStyle="1" w:styleId="Figure-Leftalign">
    <w:name w:val="Figure - Left align"/>
    <w:basedOn w:val="Figure"/>
    <w:rsid w:val="00F82068"/>
    <w:pPr>
      <w:jc w:val="left"/>
    </w:pPr>
    <w:rPr>
      <w:iCs/>
    </w:rPr>
  </w:style>
  <w:style w:type="paragraph" w:customStyle="1" w:styleId="Titlepagetext">
    <w:name w:val="Title page text"/>
    <w:basedOn w:val="BodyText"/>
    <w:qFormat/>
    <w:rsid w:val="00F82068"/>
    <w:pPr>
      <w:spacing w:before="115" w:after="240"/>
      <w:ind w:left="0"/>
      <w:jc w:val="center"/>
    </w:pPr>
    <w:rPr>
      <w:rFonts w:ascii="Palatino Linotype" w:hAnsi="Palatino Linotype" w:cs="Arial"/>
      <w:i/>
      <w:sz w:val="22"/>
    </w:rPr>
  </w:style>
  <w:style w:type="paragraph" w:customStyle="1" w:styleId="EquationStyle">
    <w:name w:val="Equation Style"/>
    <w:basedOn w:val="Normal"/>
    <w:link w:val="EquationStyleChar"/>
    <w:rsid w:val="00F82068"/>
    <w:pPr>
      <w:keepNext/>
      <w:tabs>
        <w:tab w:val="right" w:pos="9360"/>
      </w:tabs>
      <w:spacing w:after="120"/>
    </w:pPr>
    <w:rPr>
      <w:rFonts w:ascii="Palatino Linotype" w:hAnsi="Palatino Linotype"/>
      <w:sz w:val="22"/>
      <w:szCs w:val="24"/>
    </w:rPr>
  </w:style>
  <w:style w:type="character" w:customStyle="1" w:styleId="EquationStyleChar">
    <w:name w:val="Equation Style Char"/>
    <w:basedOn w:val="DefaultParagraphFont"/>
    <w:link w:val="EquationStyle"/>
    <w:rsid w:val="00F82068"/>
    <w:rPr>
      <w:rFonts w:ascii="Palatino Linotype" w:eastAsia="Times New Roman" w:hAnsi="Palatino Linotype" w:cs="Times New Roman"/>
      <w:szCs w:val="24"/>
      <w:lang w:eastAsia="en-US"/>
    </w:rPr>
  </w:style>
  <w:style w:type="paragraph" w:customStyle="1" w:styleId="EquationCaption">
    <w:name w:val="Equation Caption"/>
    <w:basedOn w:val="Caption"/>
    <w:link w:val="EquationCaptionChar"/>
    <w:qFormat/>
    <w:rsid w:val="00F82068"/>
    <w:pPr>
      <w:keepNext w:val="0"/>
      <w:tabs>
        <w:tab w:val="left" w:pos="9000"/>
      </w:tabs>
      <w:spacing w:before="120" w:after="120" w:line="240" w:lineRule="auto"/>
      <w:jc w:val="left"/>
    </w:pPr>
    <w:rPr>
      <w:bCs/>
      <w:sz w:val="24"/>
    </w:rPr>
  </w:style>
  <w:style w:type="character" w:customStyle="1" w:styleId="EquationCaptionChar">
    <w:name w:val="Equation Caption Char"/>
    <w:basedOn w:val="CaptionChar"/>
    <w:link w:val="EquationCaption"/>
    <w:rsid w:val="00F82068"/>
    <w:rPr>
      <w:rFonts w:ascii="Arial" w:eastAsia="Times New Roman" w:hAnsi="Arial" w:cs="Times New Roman"/>
      <w:bCs/>
      <w:sz w:val="24"/>
      <w:szCs w:val="20"/>
      <w:lang w:eastAsia="en-US"/>
    </w:rPr>
  </w:style>
  <w:style w:type="paragraph" w:customStyle="1" w:styleId="Paracontd">
    <w:name w:val="Para contd"/>
    <w:basedOn w:val="Normal"/>
    <w:next w:val="Normal"/>
    <w:rsid w:val="00F82068"/>
    <w:pPr>
      <w:spacing w:after="60"/>
      <w:ind w:left="0"/>
      <w:jc w:val="both"/>
    </w:pPr>
    <w:rPr>
      <w:rFonts w:ascii="Times New Roman" w:hAnsi="Times New Roman"/>
      <w:sz w:val="24"/>
    </w:rPr>
  </w:style>
  <w:style w:type="paragraph" w:customStyle="1" w:styleId="Para">
    <w:name w:val="Para"/>
    <w:basedOn w:val="Normal"/>
    <w:rsid w:val="00F82068"/>
    <w:pPr>
      <w:spacing w:after="60"/>
      <w:ind w:left="0"/>
      <w:jc w:val="both"/>
    </w:pPr>
    <w:rPr>
      <w:rFonts w:ascii="Times New Roman" w:hAnsi="Times New Roman"/>
      <w:sz w:val="24"/>
    </w:rPr>
  </w:style>
  <w:style w:type="paragraph" w:customStyle="1" w:styleId="equation0">
    <w:name w:val="equation"/>
    <w:basedOn w:val="Normal"/>
    <w:next w:val="Paracontd"/>
    <w:rsid w:val="00F82068"/>
    <w:pPr>
      <w:tabs>
        <w:tab w:val="center" w:pos="4320"/>
        <w:tab w:val="right" w:pos="8640"/>
      </w:tabs>
      <w:spacing w:before="240" w:after="240"/>
      <w:ind w:left="0"/>
    </w:pPr>
    <w:rPr>
      <w:rFonts w:ascii="Times New Roman" w:hAnsi="Times New Roman"/>
      <w:sz w:val="24"/>
    </w:rPr>
  </w:style>
  <w:style w:type="paragraph" w:styleId="Bibliography">
    <w:name w:val="Bibliography"/>
    <w:basedOn w:val="Normal"/>
    <w:next w:val="Normal"/>
    <w:uiPriority w:val="37"/>
    <w:unhideWhenUsed/>
    <w:rsid w:val="00F82068"/>
  </w:style>
  <w:style w:type="character" w:styleId="Emphasis">
    <w:name w:val="Emphasis"/>
    <w:qFormat/>
    <w:rsid w:val="00F82068"/>
    <w:rPr>
      <w:rFonts w:ascii="Arial Black" w:hAnsi="Arial Black"/>
      <w:spacing w:val="-4"/>
      <w:sz w:val="18"/>
    </w:rPr>
  </w:style>
  <w:style w:type="paragraph" w:customStyle="1" w:styleId="References">
    <w:name w:val="References"/>
    <w:basedOn w:val="Normal"/>
    <w:rsid w:val="00F820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80"/>
      <w:ind w:left="360" w:hanging="360"/>
    </w:pPr>
    <w:rPr>
      <w:rFonts w:ascii="Times New Roman" w:hAnsi="Times New Roman"/>
      <w:sz w:val="22"/>
      <w:szCs w:val="24"/>
    </w:rPr>
  </w:style>
  <w:style w:type="paragraph" w:customStyle="1" w:styleId="Symbols">
    <w:name w:val="Symbols"/>
    <w:basedOn w:val="Normal"/>
    <w:rsid w:val="00F82068"/>
    <w:pPr>
      <w:tabs>
        <w:tab w:val="right" w:pos="720"/>
        <w:tab w:val="left" w:pos="1008"/>
        <w:tab w:val="left" w:pos="1296"/>
      </w:tabs>
      <w:ind w:left="1296" w:hanging="1296"/>
    </w:pPr>
    <w:rPr>
      <w:rFonts w:ascii="Times New Roman" w:hAnsi="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99" Type="http://schemas.openxmlformats.org/officeDocument/2006/relationships/oleObject" Target="embeddings/oleObject81.bin"/><Relationship Id="rId671" Type="http://schemas.openxmlformats.org/officeDocument/2006/relationships/image" Target="media/image412.wmf"/><Relationship Id="rId727" Type="http://schemas.openxmlformats.org/officeDocument/2006/relationships/image" Target="media/image449.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106.wmf"/><Relationship Id="rId324" Type="http://schemas.openxmlformats.org/officeDocument/2006/relationships/image" Target="media/image226.wmf"/><Relationship Id="rId366" Type="http://schemas.openxmlformats.org/officeDocument/2006/relationships/image" Target="media/image247.wmf"/><Relationship Id="rId531" Type="http://schemas.openxmlformats.org/officeDocument/2006/relationships/oleObject" Target="embeddings/oleObject182.bin"/><Relationship Id="rId573" Type="http://schemas.openxmlformats.org/officeDocument/2006/relationships/image" Target="media/image362.wmf"/><Relationship Id="rId629" Type="http://schemas.openxmlformats.org/officeDocument/2006/relationships/image" Target="media/image390.wmf"/><Relationship Id="rId170" Type="http://schemas.openxmlformats.org/officeDocument/2006/relationships/image" Target="media/image117.wmf"/><Relationship Id="rId226" Type="http://schemas.openxmlformats.org/officeDocument/2006/relationships/oleObject" Target="embeddings/oleObject49.bin"/><Relationship Id="rId433" Type="http://schemas.openxmlformats.org/officeDocument/2006/relationships/oleObject" Target="embeddings/oleObject146.bin"/><Relationship Id="rId268" Type="http://schemas.openxmlformats.org/officeDocument/2006/relationships/image" Target="media/image198.wmf"/><Relationship Id="rId475" Type="http://schemas.openxmlformats.org/officeDocument/2006/relationships/oleObject" Target="embeddings/oleObject153.bin"/><Relationship Id="rId640" Type="http://schemas.openxmlformats.org/officeDocument/2006/relationships/oleObject" Target="embeddings/oleObject240.bin"/><Relationship Id="rId682" Type="http://schemas.openxmlformats.org/officeDocument/2006/relationships/image" Target="media/image421.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75.wmf"/><Relationship Id="rId335" Type="http://schemas.openxmlformats.org/officeDocument/2006/relationships/oleObject" Target="embeddings/oleObject99.bin"/><Relationship Id="rId377" Type="http://schemas.openxmlformats.org/officeDocument/2006/relationships/oleObject" Target="embeddings/oleObject120.bin"/><Relationship Id="rId500" Type="http://schemas.openxmlformats.org/officeDocument/2006/relationships/image" Target="media/image330.wmf"/><Relationship Id="rId542" Type="http://schemas.openxmlformats.org/officeDocument/2006/relationships/oleObject" Target="embeddings/oleObject190.bin"/><Relationship Id="rId584" Type="http://schemas.openxmlformats.org/officeDocument/2006/relationships/oleObject" Target="embeddings/oleObject212.bin"/><Relationship Id="rId5" Type="http://schemas.openxmlformats.org/officeDocument/2006/relationships/webSettings" Target="webSettings.xml"/><Relationship Id="rId181" Type="http://schemas.openxmlformats.org/officeDocument/2006/relationships/image" Target="media/image128.wmf"/><Relationship Id="rId237" Type="http://schemas.openxmlformats.org/officeDocument/2006/relationships/image" Target="media/image179.wmf"/><Relationship Id="rId402" Type="http://schemas.openxmlformats.org/officeDocument/2006/relationships/oleObject" Target="embeddings/oleObject131.bin"/><Relationship Id="rId279" Type="http://schemas.openxmlformats.org/officeDocument/2006/relationships/oleObject" Target="embeddings/oleObject71.bin"/><Relationship Id="rId444" Type="http://schemas.openxmlformats.org/officeDocument/2006/relationships/image" Target="media/image290.wmf"/><Relationship Id="rId486" Type="http://schemas.openxmlformats.org/officeDocument/2006/relationships/image" Target="media/image323.wmf"/><Relationship Id="rId651" Type="http://schemas.openxmlformats.org/officeDocument/2006/relationships/image" Target="media/image401.wmf"/><Relationship Id="rId693" Type="http://schemas.openxmlformats.org/officeDocument/2006/relationships/image" Target="media/image432.wmf"/><Relationship Id="rId707" Type="http://schemas.openxmlformats.org/officeDocument/2006/relationships/image" Target="media/image439.wmf"/><Relationship Id="rId43" Type="http://schemas.openxmlformats.org/officeDocument/2006/relationships/oleObject" Target="embeddings/oleObject19.bin"/><Relationship Id="rId139" Type="http://schemas.openxmlformats.org/officeDocument/2006/relationships/image" Target="media/image86.wmf"/><Relationship Id="rId290" Type="http://schemas.openxmlformats.org/officeDocument/2006/relationships/image" Target="media/image209.wmf"/><Relationship Id="rId304" Type="http://schemas.openxmlformats.org/officeDocument/2006/relationships/image" Target="media/image216.wmf"/><Relationship Id="rId346" Type="http://schemas.openxmlformats.org/officeDocument/2006/relationships/image" Target="media/image237.wmf"/><Relationship Id="rId388" Type="http://schemas.openxmlformats.org/officeDocument/2006/relationships/image" Target="media/image258.png"/><Relationship Id="rId511" Type="http://schemas.openxmlformats.org/officeDocument/2006/relationships/oleObject" Target="embeddings/oleObject171.bin"/><Relationship Id="rId553" Type="http://schemas.openxmlformats.org/officeDocument/2006/relationships/image" Target="media/image351.wmf"/><Relationship Id="rId609" Type="http://schemas.openxmlformats.org/officeDocument/2006/relationships/image" Target="media/image381.wmf"/><Relationship Id="rId85" Type="http://schemas.openxmlformats.org/officeDocument/2006/relationships/oleObject" Target="embeddings/oleObject40.bin"/><Relationship Id="rId150" Type="http://schemas.openxmlformats.org/officeDocument/2006/relationships/image" Target="media/image97.wmf"/><Relationship Id="rId192" Type="http://schemas.openxmlformats.org/officeDocument/2006/relationships/image" Target="media/image139.wmf"/><Relationship Id="rId206" Type="http://schemas.openxmlformats.org/officeDocument/2006/relationships/image" Target="media/image153.wmf"/><Relationship Id="rId413" Type="http://schemas.openxmlformats.org/officeDocument/2006/relationships/oleObject" Target="embeddings/oleObject136.bin"/><Relationship Id="rId595" Type="http://schemas.openxmlformats.org/officeDocument/2006/relationships/oleObject" Target="embeddings/oleObject217.bin"/><Relationship Id="rId248" Type="http://schemas.openxmlformats.org/officeDocument/2006/relationships/image" Target="media/image188.wmf"/><Relationship Id="rId455" Type="http://schemas.openxmlformats.org/officeDocument/2006/relationships/image" Target="media/image301.wmf"/><Relationship Id="rId497" Type="http://schemas.openxmlformats.org/officeDocument/2006/relationships/oleObject" Target="embeddings/oleObject164.bin"/><Relationship Id="rId620" Type="http://schemas.openxmlformats.org/officeDocument/2006/relationships/oleObject" Target="embeddings/oleObject229.bin"/><Relationship Id="rId662" Type="http://schemas.openxmlformats.org/officeDocument/2006/relationships/image" Target="media/image407.wmf"/><Relationship Id="rId718" Type="http://schemas.openxmlformats.org/officeDocument/2006/relationships/oleObject" Target="embeddings/oleObject269.bin"/><Relationship Id="rId12" Type="http://schemas.openxmlformats.org/officeDocument/2006/relationships/image" Target="media/image4.wmf"/><Relationship Id="rId108" Type="http://schemas.openxmlformats.org/officeDocument/2006/relationships/image" Target="media/image55.wmf"/><Relationship Id="rId315" Type="http://schemas.openxmlformats.org/officeDocument/2006/relationships/oleObject" Target="embeddings/oleObject89.bin"/><Relationship Id="rId357" Type="http://schemas.openxmlformats.org/officeDocument/2006/relationships/oleObject" Target="embeddings/oleObject110.bin"/><Relationship Id="rId522" Type="http://schemas.openxmlformats.org/officeDocument/2006/relationships/image" Target="media/image341.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108.wmf"/><Relationship Id="rId217" Type="http://schemas.openxmlformats.org/officeDocument/2006/relationships/image" Target="media/image164.wmf"/><Relationship Id="rId399" Type="http://schemas.openxmlformats.org/officeDocument/2006/relationships/image" Target="media/image265.wmf"/><Relationship Id="rId564" Type="http://schemas.openxmlformats.org/officeDocument/2006/relationships/oleObject" Target="embeddings/oleObject203.bin"/><Relationship Id="rId259" Type="http://schemas.openxmlformats.org/officeDocument/2006/relationships/oleObject" Target="embeddings/oleObject61.bin"/><Relationship Id="rId424" Type="http://schemas.openxmlformats.org/officeDocument/2006/relationships/image" Target="media/image278.wmf"/><Relationship Id="rId466" Type="http://schemas.openxmlformats.org/officeDocument/2006/relationships/image" Target="media/image312.wmf"/><Relationship Id="rId631" Type="http://schemas.openxmlformats.org/officeDocument/2006/relationships/image" Target="media/image391.wmf"/><Relationship Id="rId673" Type="http://schemas.openxmlformats.org/officeDocument/2006/relationships/image" Target="media/image413.wmf"/><Relationship Id="rId729" Type="http://schemas.openxmlformats.org/officeDocument/2006/relationships/image" Target="media/image450.wmf"/><Relationship Id="rId23" Type="http://schemas.openxmlformats.org/officeDocument/2006/relationships/oleObject" Target="embeddings/oleObject9.bin"/><Relationship Id="rId119" Type="http://schemas.openxmlformats.org/officeDocument/2006/relationships/image" Target="media/image66.wmf"/><Relationship Id="rId270" Type="http://schemas.openxmlformats.org/officeDocument/2006/relationships/image" Target="media/image199.wmf"/><Relationship Id="rId326" Type="http://schemas.openxmlformats.org/officeDocument/2006/relationships/image" Target="media/image227.wmf"/><Relationship Id="rId533" Type="http://schemas.openxmlformats.org/officeDocument/2006/relationships/oleObject" Target="embeddings/oleObject184.bin"/><Relationship Id="rId65" Type="http://schemas.openxmlformats.org/officeDocument/2006/relationships/oleObject" Target="embeddings/oleObject30.bin"/><Relationship Id="rId130" Type="http://schemas.openxmlformats.org/officeDocument/2006/relationships/image" Target="media/image77.wmf"/><Relationship Id="rId368" Type="http://schemas.openxmlformats.org/officeDocument/2006/relationships/image" Target="media/image248.wmf"/><Relationship Id="rId575" Type="http://schemas.openxmlformats.org/officeDocument/2006/relationships/image" Target="media/image363.wmf"/><Relationship Id="rId172" Type="http://schemas.openxmlformats.org/officeDocument/2006/relationships/image" Target="media/image119.wmf"/><Relationship Id="rId228" Type="http://schemas.openxmlformats.org/officeDocument/2006/relationships/oleObject" Target="embeddings/oleObject50.bin"/><Relationship Id="rId435" Type="http://schemas.openxmlformats.org/officeDocument/2006/relationships/oleObject" Target="embeddings/oleObject147.bin"/><Relationship Id="rId477" Type="http://schemas.openxmlformats.org/officeDocument/2006/relationships/oleObject" Target="embeddings/oleObject154.bin"/><Relationship Id="rId600" Type="http://schemas.openxmlformats.org/officeDocument/2006/relationships/image" Target="media/image376.emf"/><Relationship Id="rId642" Type="http://schemas.openxmlformats.org/officeDocument/2006/relationships/oleObject" Target="embeddings/oleObject241.bin"/><Relationship Id="rId684" Type="http://schemas.openxmlformats.org/officeDocument/2006/relationships/image" Target="media/image423.wmf"/><Relationship Id="rId281" Type="http://schemas.openxmlformats.org/officeDocument/2006/relationships/oleObject" Target="embeddings/oleObject72.bin"/><Relationship Id="rId337" Type="http://schemas.openxmlformats.org/officeDocument/2006/relationships/oleObject" Target="embeddings/oleObject100.bin"/><Relationship Id="rId502" Type="http://schemas.openxmlformats.org/officeDocument/2006/relationships/image" Target="media/image331.wmf"/><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88.wmf"/><Relationship Id="rId379" Type="http://schemas.openxmlformats.org/officeDocument/2006/relationships/oleObject" Target="embeddings/oleObject121.bin"/><Relationship Id="rId544" Type="http://schemas.openxmlformats.org/officeDocument/2006/relationships/image" Target="media/image348.wmf"/><Relationship Id="rId586" Type="http://schemas.openxmlformats.org/officeDocument/2006/relationships/oleObject" Target="embeddings/oleObject213.bin"/><Relationship Id="rId7" Type="http://schemas.openxmlformats.org/officeDocument/2006/relationships/oleObject" Target="embeddings/oleObject1.bin"/><Relationship Id="rId183" Type="http://schemas.openxmlformats.org/officeDocument/2006/relationships/image" Target="media/image130.wmf"/><Relationship Id="rId239" Type="http://schemas.openxmlformats.org/officeDocument/2006/relationships/image" Target="media/image181.wmf"/><Relationship Id="rId390" Type="http://schemas.openxmlformats.org/officeDocument/2006/relationships/image" Target="media/image260.png"/><Relationship Id="rId404" Type="http://schemas.openxmlformats.org/officeDocument/2006/relationships/oleObject" Target="embeddings/oleObject132.bin"/><Relationship Id="rId446" Type="http://schemas.openxmlformats.org/officeDocument/2006/relationships/image" Target="media/image292.wmf"/><Relationship Id="rId611" Type="http://schemas.openxmlformats.org/officeDocument/2006/relationships/image" Target="media/image382.wmf"/><Relationship Id="rId653" Type="http://schemas.openxmlformats.org/officeDocument/2006/relationships/image" Target="media/image402.wmf"/><Relationship Id="rId250" Type="http://schemas.openxmlformats.org/officeDocument/2006/relationships/image" Target="media/image189.wmf"/><Relationship Id="rId292" Type="http://schemas.openxmlformats.org/officeDocument/2006/relationships/image" Target="media/image210.wmf"/><Relationship Id="rId306" Type="http://schemas.openxmlformats.org/officeDocument/2006/relationships/image" Target="media/image217.wmf"/><Relationship Id="rId488" Type="http://schemas.openxmlformats.org/officeDocument/2006/relationships/image" Target="media/image324.wmf"/><Relationship Id="rId695" Type="http://schemas.openxmlformats.org/officeDocument/2006/relationships/image" Target="media/image433.wmf"/><Relationship Id="rId709" Type="http://schemas.openxmlformats.org/officeDocument/2006/relationships/image" Target="media/image440.wmf"/><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image" Target="media/image57.wmf"/><Relationship Id="rId348" Type="http://schemas.openxmlformats.org/officeDocument/2006/relationships/image" Target="media/image238.wmf"/><Relationship Id="rId513" Type="http://schemas.openxmlformats.org/officeDocument/2006/relationships/oleObject" Target="embeddings/oleObject172.bin"/><Relationship Id="rId555" Type="http://schemas.openxmlformats.org/officeDocument/2006/relationships/image" Target="media/image352.wmf"/><Relationship Id="rId597" Type="http://schemas.openxmlformats.org/officeDocument/2006/relationships/oleObject" Target="embeddings/oleObject218.bin"/><Relationship Id="rId720" Type="http://schemas.openxmlformats.org/officeDocument/2006/relationships/oleObject" Target="embeddings/oleObject270.bin"/><Relationship Id="rId152" Type="http://schemas.openxmlformats.org/officeDocument/2006/relationships/image" Target="media/image99.wmf"/><Relationship Id="rId194" Type="http://schemas.openxmlformats.org/officeDocument/2006/relationships/image" Target="media/image141.wmf"/><Relationship Id="rId208" Type="http://schemas.openxmlformats.org/officeDocument/2006/relationships/image" Target="media/image155.wmf"/><Relationship Id="rId415" Type="http://schemas.openxmlformats.org/officeDocument/2006/relationships/oleObject" Target="embeddings/oleObject137.bin"/><Relationship Id="rId457" Type="http://schemas.openxmlformats.org/officeDocument/2006/relationships/image" Target="media/image303.wmf"/><Relationship Id="rId622" Type="http://schemas.openxmlformats.org/officeDocument/2006/relationships/oleObject" Target="embeddings/oleObject231.bin"/><Relationship Id="rId261" Type="http://schemas.openxmlformats.org/officeDocument/2006/relationships/oleObject" Target="embeddings/oleObject62.bin"/><Relationship Id="rId499" Type="http://schemas.openxmlformats.org/officeDocument/2006/relationships/oleObject" Target="embeddings/oleObject165.bin"/><Relationship Id="rId664" Type="http://schemas.openxmlformats.org/officeDocument/2006/relationships/image" Target="media/image408.e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90.bin"/><Relationship Id="rId359" Type="http://schemas.openxmlformats.org/officeDocument/2006/relationships/oleObject" Target="embeddings/oleObject111.bin"/><Relationship Id="rId524" Type="http://schemas.openxmlformats.org/officeDocument/2006/relationships/image" Target="media/image342.wmf"/><Relationship Id="rId566" Type="http://schemas.openxmlformats.org/officeDocument/2006/relationships/oleObject" Target="embeddings/oleObject204.bin"/><Relationship Id="rId731" Type="http://schemas.openxmlformats.org/officeDocument/2006/relationships/image" Target="media/image451.wmf"/><Relationship Id="rId98" Type="http://schemas.openxmlformats.org/officeDocument/2006/relationships/image" Target="media/image47.wmf"/><Relationship Id="rId121" Type="http://schemas.openxmlformats.org/officeDocument/2006/relationships/image" Target="media/image68.wmf"/><Relationship Id="rId163" Type="http://schemas.openxmlformats.org/officeDocument/2006/relationships/image" Target="media/image110.wmf"/><Relationship Id="rId219" Type="http://schemas.openxmlformats.org/officeDocument/2006/relationships/image" Target="media/image166.wmf"/><Relationship Id="rId370" Type="http://schemas.openxmlformats.org/officeDocument/2006/relationships/image" Target="media/image249.wmf"/><Relationship Id="rId426" Type="http://schemas.openxmlformats.org/officeDocument/2006/relationships/image" Target="media/image279.wmf"/><Relationship Id="rId633" Type="http://schemas.openxmlformats.org/officeDocument/2006/relationships/image" Target="media/image392.wmf"/><Relationship Id="rId230" Type="http://schemas.openxmlformats.org/officeDocument/2006/relationships/image" Target="media/image175.wmf"/><Relationship Id="rId468" Type="http://schemas.openxmlformats.org/officeDocument/2006/relationships/image" Target="media/image314.wmf"/><Relationship Id="rId675" Type="http://schemas.openxmlformats.org/officeDocument/2006/relationships/image" Target="media/image415.wmf"/><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image" Target="media/image200.wmf"/><Relationship Id="rId328" Type="http://schemas.openxmlformats.org/officeDocument/2006/relationships/image" Target="media/image228.wmf"/><Relationship Id="rId535" Type="http://schemas.openxmlformats.org/officeDocument/2006/relationships/image" Target="media/image345.wmf"/><Relationship Id="rId577" Type="http://schemas.openxmlformats.org/officeDocument/2006/relationships/image" Target="media/image364.wmf"/><Relationship Id="rId700" Type="http://schemas.openxmlformats.org/officeDocument/2006/relationships/oleObject" Target="embeddings/oleObject260.bin"/><Relationship Id="rId132" Type="http://schemas.openxmlformats.org/officeDocument/2006/relationships/image" Target="media/image79.wmf"/><Relationship Id="rId174" Type="http://schemas.openxmlformats.org/officeDocument/2006/relationships/image" Target="media/image121.wmf"/><Relationship Id="rId381" Type="http://schemas.openxmlformats.org/officeDocument/2006/relationships/oleObject" Target="embeddings/oleObject122.bin"/><Relationship Id="rId602" Type="http://schemas.openxmlformats.org/officeDocument/2006/relationships/oleObject" Target="embeddings/oleObject220.bin"/><Relationship Id="rId241" Type="http://schemas.openxmlformats.org/officeDocument/2006/relationships/image" Target="media/image183.wmf"/><Relationship Id="rId437" Type="http://schemas.openxmlformats.org/officeDocument/2006/relationships/oleObject" Target="embeddings/oleObject148.bin"/><Relationship Id="rId479" Type="http://schemas.openxmlformats.org/officeDocument/2006/relationships/oleObject" Target="embeddings/oleObject155.bin"/><Relationship Id="rId644" Type="http://schemas.openxmlformats.org/officeDocument/2006/relationships/oleObject" Target="embeddings/oleObject242.bin"/><Relationship Id="rId686" Type="http://schemas.openxmlformats.org/officeDocument/2006/relationships/image" Target="media/image425.wmf"/><Relationship Id="rId36" Type="http://schemas.openxmlformats.org/officeDocument/2006/relationships/image" Target="media/image16.wmf"/><Relationship Id="rId283" Type="http://schemas.openxmlformats.org/officeDocument/2006/relationships/oleObject" Target="embeddings/oleObject73.bin"/><Relationship Id="rId339" Type="http://schemas.openxmlformats.org/officeDocument/2006/relationships/oleObject" Target="embeddings/oleObject101.bin"/><Relationship Id="rId490" Type="http://schemas.openxmlformats.org/officeDocument/2006/relationships/image" Target="media/image325.wmf"/><Relationship Id="rId504" Type="http://schemas.openxmlformats.org/officeDocument/2006/relationships/image" Target="media/image332.wmf"/><Relationship Id="rId546" Type="http://schemas.openxmlformats.org/officeDocument/2006/relationships/image" Target="media/image349.wmf"/><Relationship Id="rId711" Type="http://schemas.openxmlformats.org/officeDocument/2006/relationships/image" Target="media/image441.wmf"/><Relationship Id="rId78" Type="http://schemas.openxmlformats.org/officeDocument/2006/relationships/image" Target="media/image37.wmf"/><Relationship Id="rId101" Type="http://schemas.openxmlformats.org/officeDocument/2006/relationships/oleObject" Target="embeddings/oleObject48.bin"/><Relationship Id="rId143" Type="http://schemas.openxmlformats.org/officeDocument/2006/relationships/image" Target="media/image90.wmf"/><Relationship Id="rId185" Type="http://schemas.openxmlformats.org/officeDocument/2006/relationships/image" Target="media/image132.wmf"/><Relationship Id="rId350" Type="http://schemas.openxmlformats.org/officeDocument/2006/relationships/image" Target="media/image239.wmf"/><Relationship Id="rId406" Type="http://schemas.openxmlformats.org/officeDocument/2006/relationships/oleObject" Target="embeddings/oleObject133.bin"/><Relationship Id="rId588" Type="http://schemas.openxmlformats.org/officeDocument/2006/relationships/oleObject" Target="embeddings/oleObject214.bin"/><Relationship Id="rId9" Type="http://schemas.openxmlformats.org/officeDocument/2006/relationships/oleObject" Target="embeddings/oleObject2.bin"/><Relationship Id="rId210" Type="http://schemas.openxmlformats.org/officeDocument/2006/relationships/image" Target="media/image157.wmf"/><Relationship Id="rId392" Type="http://schemas.openxmlformats.org/officeDocument/2006/relationships/oleObject" Target="embeddings/oleObject126.bin"/><Relationship Id="rId448" Type="http://schemas.openxmlformats.org/officeDocument/2006/relationships/image" Target="media/image294.png"/><Relationship Id="rId613" Type="http://schemas.openxmlformats.org/officeDocument/2006/relationships/image" Target="media/image383.wmf"/><Relationship Id="rId655" Type="http://schemas.openxmlformats.org/officeDocument/2006/relationships/image" Target="media/image403.wmf"/><Relationship Id="rId697" Type="http://schemas.openxmlformats.org/officeDocument/2006/relationships/image" Target="media/image434.wmf"/><Relationship Id="rId252" Type="http://schemas.openxmlformats.org/officeDocument/2006/relationships/image" Target="media/image190.wmf"/><Relationship Id="rId294" Type="http://schemas.openxmlformats.org/officeDocument/2006/relationships/image" Target="media/image211.wmf"/><Relationship Id="rId308" Type="http://schemas.openxmlformats.org/officeDocument/2006/relationships/image" Target="media/image218.wmf"/><Relationship Id="rId515" Type="http://schemas.openxmlformats.org/officeDocument/2006/relationships/oleObject" Target="embeddings/oleObject173.bin"/><Relationship Id="rId722" Type="http://schemas.openxmlformats.org/officeDocument/2006/relationships/oleObject" Target="embeddings/oleObject271.bin"/><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59.wmf"/><Relationship Id="rId154" Type="http://schemas.openxmlformats.org/officeDocument/2006/relationships/image" Target="media/image101.wmf"/><Relationship Id="rId361" Type="http://schemas.openxmlformats.org/officeDocument/2006/relationships/oleObject" Target="embeddings/oleObject112.bin"/><Relationship Id="rId557" Type="http://schemas.openxmlformats.org/officeDocument/2006/relationships/image" Target="media/image353.wmf"/><Relationship Id="rId599" Type="http://schemas.openxmlformats.org/officeDocument/2006/relationships/oleObject" Target="embeddings/oleObject219.bin"/><Relationship Id="rId196" Type="http://schemas.openxmlformats.org/officeDocument/2006/relationships/image" Target="media/image143.wmf"/><Relationship Id="rId417" Type="http://schemas.openxmlformats.org/officeDocument/2006/relationships/oleObject" Target="embeddings/oleObject138.bin"/><Relationship Id="rId459" Type="http://schemas.openxmlformats.org/officeDocument/2006/relationships/image" Target="media/image305.wmf"/><Relationship Id="rId624" Type="http://schemas.openxmlformats.org/officeDocument/2006/relationships/oleObject" Target="embeddings/oleObject232.bin"/><Relationship Id="rId666" Type="http://schemas.openxmlformats.org/officeDocument/2006/relationships/oleObject" Target="embeddings/oleObject252.bin"/><Relationship Id="rId16" Type="http://schemas.openxmlformats.org/officeDocument/2006/relationships/image" Target="media/image6.wmf"/><Relationship Id="rId221" Type="http://schemas.openxmlformats.org/officeDocument/2006/relationships/image" Target="media/image168.wmf"/><Relationship Id="rId263" Type="http://schemas.openxmlformats.org/officeDocument/2006/relationships/oleObject" Target="embeddings/oleObject63.bin"/><Relationship Id="rId319" Type="http://schemas.openxmlformats.org/officeDocument/2006/relationships/oleObject" Target="embeddings/oleObject91.bin"/><Relationship Id="rId470" Type="http://schemas.openxmlformats.org/officeDocument/2006/relationships/image" Target="media/image315.wmf"/><Relationship Id="rId526" Type="http://schemas.openxmlformats.org/officeDocument/2006/relationships/image" Target="media/image343.wmf"/><Relationship Id="rId58" Type="http://schemas.openxmlformats.org/officeDocument/2006/relationships/image" Target="media/image27.wmf"/><Relationship Id="rId123" Type="http://schemas.openxmlformats.org/officeDocument/2006/relationships/image" Target="media/image70.wmf"/><Relationship Id="rId330" Type="http://schemas.openxmlformats.org/officeDocument/2006/relationships/image" Target="media/image229.wmf"/><Relationship Id="rId568" Type="http://schemas.openxmlformats.org/officeDocument/2006/relationships/image" Target="media/image359.emf"/><Relationship Id="rId733" Type="http://schemas.openxmlformats.org/officeDocument/2006/relationships/image" Target="media/image452.wmf"/><Relationship Id="rId165" Type="http://schemas.openxmlformats.org/officeDocument/2006/relationships/image" Target="media/image112.wmf"/><Relationship Id="rId372" Type="http://schemas.openxmlformats.org/officeDocument/2006/relationships/image" Target="media/image250.wmf"/><Relationship Id="rId428" Type="http://schemas.openxmlformats.org/officeDocument/2006/relationships/image" Target="media/image280.wmf"/><Relationship Id="rId635" Type="http://schemas.openxmlformats.org/officeDocument/2006/relationships/image" Target="media/image393.wmf"/><Relationship Id="rId677" Type="http://schemas.openxmlformats.org/officeDocument/2006/relationships/image" Target="media/image417.wmf"/><Relationship Id="rId232" Type="http://schemas.openxmlformats.org/officeDocument/2006/relationships/image" Target="media/image176.wmf"/><Relationship Id="rId274" Type="http://schemas.openxmlformats.org/officeDocument/2006/relationships/image" Target="media/image201.wmf"/><Relationship Id="rId481" Type="http://schemas.openxmlformats.org/officeDocument/2006/relationships/oleObject" Target="embeddings/oleObject156.bin"/><Relationship Id="rId702" Type="http://schemas.openxmlformats.org/officeDocument/2006/relationships/oleObject" Target="embeddings/oleObject261.bin"/><Relationship Id="rId27" Type="http://schemas.openxmlformats.org/officeDocument/2006/relationships/oleObject" Target="embeddings/oleObject11.bin"/><Relationship Id="rId69" Type="http://schemas.openxmlformats.org/officeDocument/2006/relationships/oleObject" Target="embeddings/oleObject32.bin"/><Relationship Id="rId134" Type="http://schemas.openxmlformats.org/officeDocument/2006/relationships/image" Target="media/image81.wmf"/><Relationship Id="rId537" Type="http://schemas.openxmlformats.org/officeDocument/2006/relationships/oleObject" Target="embeddings/oleObject187.bin"/><Relationship Id="rId579" Type="http://schemas.openxmlformats.org/officeDocument/2006/relationships/image" Target="media/image365.wmf"/><Relationship Id="rId80" Type="http://schemas.openxmlformats.org/officeDocument/2006/relationships/image" Target="media/image38.wmf"/><Relationship Id="rId176" Type="http://schemas.openxmlformats.org/officeDocument/2006/relationships/image" Target="media/image123.wmf"/><Relationship Id="rId341" Type="http://schemas.openxmlformats.org/officeDocument/2006/relationships/oleObject" Target="embeddings/oleObject102.bin"/><Relationship Id="rId383" Type="http://schemas.openxmlformats.org/officeDocument/2006/relationships/oleObject" Target="embeddings/oleObject123.bin"/><Relationship Id="rId439" Type="http://schemas.openxmlformats.org/officeDocument/2006/relationships/oleObject" Target="embeddings/oleObject149.bin"/><Relationship Id="rId590" Type="http://schemas.openxmlformats.org/officeDocument/2006/relationships/oleObject" Target="embeddings/oleObject215.bin"/><Relationship Id="rId604" Type="http://schemas.openxmlformats.org/officeDocument/2006/relationships/oleObject" Target="embeddings/oleObject221.bin"/><Relationship Id="rId646" Type="http://schemas.openxmlformats.org/officeDocument/2006/relationships/oleObject" Target="embeddings/oleObject243.bin"/><Relationship Id="rId201" Type="http://schemas.openxmlformats.org/officeDocument/2006/relationships/image" Target="media/image148.wmf"/><Relationship Id="rId243" Type="http://schemas.openxmlformats.org/officeDocument/2006/relationships/oleObject" Target="embeddings/oleObject54.bin"/><Relationship Id="rId285" Type="http://schemas.openxmlformats.org/officeDocument/2006/relationships/oleObject" Target="embeddings/oleObject74.bin"/><Relationship Id="rId450" Type="http://schemas.openxmlformats.org/officeDocument/2006/relationships/image" Target="media/image296.png"/><Relationship Id="rId506" Type="http://schemas.openxmlformats.org/officeDocument/2006/relationships/image" Target="media/image333.wmf"/><Relationship Id="rId688" Type="http://schemas.openxmlformats.org/officeDocument/2006/relationships/image" Target="media/image427.wmf"/><Relationship Id="rId38" Type="http://schemas.openxmlformats.org/officeDocument/2006/relationships/image" Target="media/image17.wmf"/><Relationship Id="rId103" Type="http://schemas.openxmlformats.org/officeDocument/2006/relationships/image" Target="media/image50.wmf"/><Relationship Id="rId310" Type="http://schemas.openxmlformats.org/officeDocument/2006/relationships/image" Target="media/image219.wmf"/><Relationship Id="rId492" Type="http://schemas.openxmlformats.org/officeDocument/2006/relationships/image" Target="media/image326.wmf"/><Relationship Id="rId548" Type="http://schemas.openxmlformats.org/officeDocument/2006/relationships/oleObject" Target="embeddings/oleObject194.bin"/><Relationship Id="rId713" Type="http://schemas.openxmlformats.org/officeDocument/2006/relationships/image" Target="media/image442.wmf"/><Relationship Id="rId91" Type="http://schemas.openxmlformats.org/officeDocument/2006/relationships/oleObject" Target="embeddings/oleObject43.bin"/><Relationship Id="rId145" Type="http://schemas.openxmlformats.org/officeDocument/2006/relationships/image" Target="media/image92.wmf"/><Relationship Id="rId187" Type="http://schemas.openxmlformats.org/officeDocument/2006/relationships/image" Target="media/image134.wmf"/><Relationship Id="rId352" Type="http://schemas.openxmlformats.org/officeDocument/2006/relationships/image" Target="media/image240.wmf"/><Relationship Id="rId394" Type="http://schemas.openxmlformats.org/officeDocument/2006/relationships/oleObject" Target="embeddings/oleObject127.bin"/><Relationship Id="rId408" Type="http://schemas.openxmlformats.org/officeDocument/2006/relationships/oleObject" Target="embeddings/oleObject134.bin"/><Relationship Id="rId615" Type="http://schemas.openxmlformats.org/officeDocument/2006/relationships/image" Target="media/image384.jpeg"/><Relationship Id="rId212" Type="http://schemas.openxmlformats.org/officeDocument/2006/relationships/image" Target="media/image159.wmf"/><Relationship Id="rId254" Type="http://schemas.openxmlformats.org/officeDocument/2006/relationships/image" Target="media/image191.wmf"/><Relationship Id="rId657" Type="http://schemas.openxmlformats.org/officeDocument/2006/relationships/image" Target="media/image404.wmf"/><Relationship Id="rId699" Type="http://schemas.openxmlformats.org/officeDocument/2006/relationships/image" Target="media/image435.wmf"/><Relationship Id="rId49" Type="http://schemas.openxmlformats.org/officeDocument/2006/relationships/oleObject" Target="embeddings/oleObject22.bin"/><Relationship Id="rId114" Type="http://schemas.openxmlformats.org/officeDocument/2006/relationships/image" Target="media/image61.wmf"/><Relationship Id="rId296" Type="http://schemas.openxmlformats.org/officeDocument/2006/relationships/image" Target="media/image212.wmf"/><Relationship Id="rId461" Type="http://schemas.openxmlformats.org/officeDocument/2006/relationships/image" Target="media/image307.wmf"/><Relationship Id="rId517" Type="http://schemas.openxmlformats.org/officeDocument/2006/relationships/oleObject" Target="embeddings/oleObject174.bin"/><Relationship Id="rId559" Type="http://schemas.openxmlformats.org/officeDocument/2006/relationships/image" Target="media/image354.wmf"/><Relationship Id="rId724" Type="http://schemas.openxmlformats.org/officeDocument/2006/relationships/oleObject" Target="embeddings/oleObject272.bin"/><Relationship Id="rId60" Type="http://schemas.openxmlformats.org/officeDocument/2006/relationships/image" Target="media/image28.wmf"/><Relationship Id="rId156" Type="http://schemas.openxmlformats.org/officeDocument/2006/relationships/image" Target="media/image103.wmf"/><Relationship Id="rId198" Type="http://schemas.openxmlformats.org/officeDocument/2006/relationships/image" Target="media/image145.wmf"/><Relationship Id="rId321" Type="http://schemas.openxmlformats.org/officeDocument/2006/relationships/oleObject" Target="embeddings/oleObject92.bin"/><Relationship Id="rId363" Type="http://schemas.openxmlformats.org/officeDocument/2006/relationships/oleObject" Target="embeddings/oleObject113.bin"/><Relationship Id="rId419" Type="http://schemas.openxmlformats.org/officeDocument/2006/relationships/oleObject" Target="embeddings/oleObject139.bin"/><Relationship Id="rId570" Type="http://schemas.openxmlformats.org/officeDocument/2006/relationships/oleObject" Target="embeddings/oleObject205.bin"/><Relationship Id="rId626" Type="http://schemas.openxmlformats.org/officeDocument/2006/relationships/oleObject" Target="embeddings/oleObject233.bin"/><Relationship Id="rId223" Type="http://schemas.openxmlformats.org/officeDocument/2006/relationships/image" Target="media/image170.wmf"/><Relationship Id="rId430" Type="http://schemas.openxmlformats.org/officeDocument/2006/relationships/image" Target="media/image281.wmf"/><Relationship Id="rId668" Type="http://schemas.openxmlformats.org/officeDocument/2006/relationships/oleObject" Target="embeddings/oleObject253.bin"/><Relationship Id="rId18" Type="http://schemas.openxmlformats.org/officeDocument/2006/relationships/image" Target="media/image7.wmf"/><Relationship Id="rId265" Type="http://schemas.openxmlformats.org/officeDocument/2006/relationships/oleObject" Target="embeddings/oleObject64.bin"/><Relationship Id="rId472" Type="http://schemas.openxmlformats.org/officeDocument/2006/relationships/image" Target="media/image316.wmf"/><Relationship Id="rId528" Type="http://schemas.openxmlformats.org/officeDocument/2006/relationships/image" Target="media/image344.wmf"/><Relationship Id="rId735" Type="http://schemas.openxmlformats.org/officeDocument/2006/relationships/fontTable" Target="fontTable.xml"/><Relationship Id="rId125" Type="http://schemas.openxmlformats.org/officeDocument/2006/relationships/image" Target="media/image72.wmf"/><Relationship Id="rId167" Type="http://schemas.openxmlformats.org/officeDocument/2006/relationships/image" Target="media/image114.wmf"/><Relationship Id="rId332" Type="http://schemas.openxmlformats.org/officeDocument/2006/relationships/image" Target="media/image230.wmf"/><Relationship Id="rId374" Type="http://schemas.openxmlformats.org/officeDocument/2006/relationships/image" Target="media/image251.wmf"/><Relationship Id="rId581" Type="http://schemas.openxmlformats.org/officeDocument/2006/relationships/image" Target="media/image366.wmf"/><Relationship Id="rId71" Type="http://schemas.openxmlformats.org/officeDocument/2006/relationships/oleObject" Target="embeddings/oleObject33.bin"/><Relationship Id="rId234" Type="http://schemas.openxmlformats.org/officeDocument/2006/relationships/image" Target="media/image177.wmf"/><Relationship Id="rId637" Type="http://schemas.openxmlformats.org/officeDocument/2006/relationships/image" Target="media/image394.wmf"/><Relationship Id="rId679" Type="http://schemas.openxmlformats.org/officeDocument/2006/relationships/image" Target="media/image418.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202.wmf"/><Relationship Id="rId441" Type="http://schemas.openxmlformats.org/officeDocument/2006/relationships/image" Target="media/image287.wmf"/><Relationship Id="rId483" Type="http://schemas.openxmlformats.org/officeDocument/2006/relationships/oleObject" Target="embeddings/oleObject157.bin"/><Relationship Id="rId539" Type="http://schemas.openxmlformats.org/officeDocument/2006/relationships/oleObject" Target="embeddings/oleObject188.bin"/><Relationship Id="rId690" Type="http://schemas.openxmlformats.org/officeDocument/2006/relationships/image" Target="media/image429.wmf"/><Relationship Id="rId704" Type="http://schemas.openxmlformats.org/officeDocument/2006/relationships/oleObject" Target="embeddings/oleObject262.bin"/><Relationship Id="rId40" Type="http://schemas.openxmlformats.org/officeDocument/2006/relationships/image" Target="media/image18.wmf"/><Relationship Id="rId136" Type="http://schemas.openxmlformats.org/officeDocument/2006/relationships/image" Target="media/image83.wmf"/><Relationship Id="rId178" Type="http://schemas.openxmlformats.org/officeDocument/2006/relationships/image" Target="media/image125.wmf"/><Relationship Id="rId301" Type="http://schemas.openxmlformats.org/officeDocument/2006/relationships/oleObject" Target="embeddings/oleObject82.bin"/><Relationship Id="rId343" Type="http://schemas.openxmlformats.org/officeDocument/2006/relationships/oleObject" Target="embeddings/oleObject103.bin"/><Relationship Id="rId550" Type="http://schemas.openxmlformats.org/officeDocument/2006/relationships/oleObject" Target="embeddings/oleObject196.bin"/><Relationship Id="rId82" Type="http://schemas.openxmlformats.org/officeDocument/2006/relationships/image" Target="media/image39.wmf"/><Relationship Id="rId203" Type="http://schemas.openxmlformats.org/officeDocument/2006/relationships/image" Target="media/image150.wmf"/><Relationship Id="rId385" Type="http://schemas.openxmlformats.org/officeDocument/2006/relationships/oleObject" Target="embeddings/oleObject124.bin"/><Relationship Id="rId592" Type="http://schemas.openxmlformats.org/officeDocument/2006/relationships/image" Target="media/image372.wmf"/><Relationship Id="rId606" Type="http://schemas.openxmlformats.org/officeDocument/2006/relationships/oleObject" Target="embeddings/oleObject222.bin"/><Relationship Id="rId648" Type="http://schemas.openxmlformats.org/officeDocument/2006/relationships/oleObject" Target="embeddings/oleObject244.bin"/><Relationship Id="rId245" Type="http://schemas.openxmlformats.org/officeDocument/2006/relationships/oleObject" Target="embeddings/oleObject55.bin"/><Relationship Id="rId287" Type="http://schemas.openxmlformats.org/officeDocument/2006/relationships/oleObject" Target="embeddings/oleObject75.bin"/><Relationship Id="rId410" Type="http://schemas.openxmlformats.org/officeDocument/2006/relationships/image" Target="media/image271.wmf"/><Relationship Id="rId452" Type="http://schemas.openxmlformats.org/officeDocument/2006/relationships/image" Target="media/image298.png"/><Relationship Id="rId494" Type="http://schemas.openxmlformats.org/officeDocument/2006/relationships/image" Target="media/image327.wmf"/><Relationship Id="rId508" Type="http://schemas.openxmlformats.org/officeDocument/2006/relationships/image" Target="media/image334.wmf"/><Relationship Id="rId715" Type="http://schemas.openxmlformats.org/officeDocument/2006/relationships/image" Target="media/image443.wmf"/><Relationship Id="rId105" Type="http://schemas.openxmlformats.org/officeDocument/2006/relationships/image" Target="media/image52.wmf"/><Relationship Id="rId147" Type="http://schemas.openxmlformats.org/officeDocument/2006/relationships/image" Target="media/image94.wmf"/><Relationship Id="rId312" Type="http://schemas.openxmlformats.org/officeDocument/2006/relationships/image" Target="media/image220.wmf"/><Relationship Id="rId354" Type="http://schemas.openxmlformats.org/officeDocument/2006/relationships/image" Target="media/image241.wmf"/><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image" Target="media/image136.wmf"/><Relationship Id="rId396" Type="http://schemas.openxmlformats.org/officeDocument/2006/relationships/oleObject" Target="embeddings/oleObject128.bin"/><Relationship Id="rId561" Type="http://schemas.openxmlformats.org/officeDocument/2006/relationships/image" Target="media/image355.wmf"/><Relationship Id="rId617" Type="http://schemas.openxmlformats.org/officeDocument/2006/relationships/oleObject" Target="embeddings/oleObject227.bin"/><Relationship Id="rId659" Type="http://schemas.openxmlformats.org/officeDocument/2006/relationships/image" Target="media/image405.wmf"/><Relationship Id="rId214" Type="http://schemas.openxmlformats.org/officeDocument/2006/relationships/image" Target="media/image161.wmf"/><Relationship Id="rId256" Type="http://schemas.openxmlformats.org/officeDocument/2006/relationships/image" Target="media/image192.wmf"/><Relationship Id="rId298" Type="http://schemas.openxmlformats.org/officeDocument/2006/relationships/image" Target="media/image213.wmf"/><Relationship Id="rId421" Type="http://schemas.openxmlformats.org/officeDocument/2006/relationships/oleObject" Target="embeddings/oleObject140.bin"/><Relationship Id="rId463" Type="http://schemas.openxmlformats.org/officeDocument/2006/relationships/image" Target="media/image309.wmf"/><Relationship Id="rId519" Type="http://schemas.openxmlformats.org/officeDocument/2006/relationships/oleObject" Target="embeddings/oleObject175.bin"/><Relationship Id="rId670" Type="http://schemas.openxmlformats.org/officeDocument/2006/relationships/oleObject" Target="embeddings/oleObject254.bin"/><Relationship Id="rId116" Type="http://schemas.openxmlformats.org/officeDocument/2006/relationships/image" Target="media/image63.wmf"/><Relationship Id="rId158" Type="http://schemas.openxmlformats.org/officeDocument/2006/relationships/image" Target="media/image105.wmf"/><Relationship Id="rId323" Type="http://schemas.openxmlformats.org/officeDocument/2006/relationships/oleObject" Target="embeddings/oleObject93.bin"/><Relationship Id="rId530" Type="http://schemas.openxmlformats.org/officeDocument/2006/relationships/oleObject" Target="embeddings/oleObject181.bin"/><Relationship Id="rId726" Type="http://schemas.openxmlformats.org/officeDocument/2006/relationships/oleObject" Target="embeddings/oleObject273.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image" Target="media/image126.wmf"/><Relationship Id="rId365" Type="http://schemas.openxmlformats.org/officeDocument/2006/relationships/oleObject" Target="embeddings/oleObject114.bin"/><Relationship Id="rId386" Type="http://schemas.openxmlformats.org/officeDocument/2006/relationships/image" Target="media/image257.wmf"/><Relationship Id="rId551" Type="http://schemas.openxmlformats.org/officeDocument/2006/relationships/image" Target="media/image350.wmf"/><Relationship Id="rId572" Type="http://schemas.openxmlformats.org/officeDocument/2006/relationships/oleObject" Target="embeddings/oleObject206.bin"/><Relationship Id="rId593" Type="http://schemas.openxmlformats.org/officeDocument/2006/relationships/oleObject" Target="embeddings/oleObject216.bin"/><Relationship Id="rId607" Type="http://schemas.openxmlformats.org/officeDocument/2006/relationships/image" Target="media/image380.wmf"/><Relationship Id="rId628" Type="http://schemas.openxmlformats.org/officeDocument/2006/relationships/oleObject" Target="embeddings/oleObject234.bin"/><Relationship Id="rId649" Type="http://schemas.openxmlformats.org/officeDocument/2006/relationships/image" Target="media/image400.wmf"/><Relationship Id="rId190" Type="http://schemas.openxmlformats.org/officeDocument/2006/relationships/image" Target="media/image137.wmf"/><Relationship Id="rId204" Type="http://schemas.openxmlformats.org/officeDocument/2006/relationships/image" Target="media/image151.wmf"/><Relationship Id="rId225" Type="http://schemas.openxmlformats.org/officeDocument/2006/relationships/image" Target="media/image172.wmf"/><Relationship Id="rId246" Type="http://schemas.openxmlformats.org/officeDocument/2006/relationships/image" Target="media/image186.wmf"/><Relationship Id="rId267" Type="http://schemas.openxmlformats.org/officeDocument/2006/relationships/oleObject" Target="embeddings/oleObject65.bin"/><Relationship Id="rId288" Type="http://schemas.openxmlformats.org/officeDocument/2006/relationships/image" Target="media/image208.wmf"/><Relationship Id="rId411" Type="http://schemas.openxmlformats.org/officeDocument/2006/relationships/oleObject" Target="embeddings/oleObject135.bin"/><Relationship Id="rId432" Type="http://schemas.openxmlformats.org/officeDocument/2006/relationships/image" Target="media/image282.wmf"/><Relationship Id="rId453" Type="http://schemas.openxmlformats.org/officeDocument/2006/relationships/image" Target="media/image299.wmf"/><Relationship Id="rId474" Type="http://schemas.openxmlformats.org/officeDocument/2006/relationships/image" Target="media/image317.wmf"/><Relationship Id="rId509" Type="http://schemas.openxmlformats.org/officeDocument/2006/relationships/oleObject" Target="embeddings/oleObject170.bin"/><Relationship Id="rId660" Type="http://schemas.openxmlformats.org/officeDocument/2006/relationships/oleObject" Target="embeddings/oleObject250.bin"/><Relationship Id="rId106" Type="http://schemas.openxmlformats.org/officeDocument/2006/relationships/image" Target="media/image53.wmf"/><Relationship Id="rId127" Type="http://schemas.openxmlformats.org/officeDocument/2006/relationships/image" Target="media/image74.wmf"/><Relationship Id="rId313" Type="http://schemas.openxmlformats.org/officeDocument/2006/relationships/oleObject" Target="embeddings/oleObject88.bin"/><Relationship Id="rId495" Type="http://schemas.openxmlformats.org/officeDocument/2006/relationships/oleObject" Target="embeddings/oleObject163.bin"/><Relationship Id="rId681" Type="http://schemas.openxmlformats.org/officeDocument/2006/relationships/image" Target="media/image420.wmf"/><Relationship Id="rId716" Type="http://schemas.openxmlformats.org/officeDocument/2006/relationships/oleObject" Target="embeddings/oleObject268.bin"/><Relationship Id="rId73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image" Target="media/image45.wmf"/><Relationship Id="rId148" Type="http://schemas.openxmlformats.org/officeDocument/2006/relationships/image" Target="media/image95.wmf"/><Relationship Id="rId169" Type="http://schemas.openxmlformats.org/officeDocument/2006/relationships/image" Target="media/image116.wmf"/><Relationship Id="rId334" Type="http://schemas.openxmlformats.org/officeDocument/2006/relationships/image" Target="media/image231.wmf"/><Relationship Id="rId355" Type="http://schemas.openxmlformats.org/officeDocument/2006/relationships/oleObject" Target="embeddings/oleObject109.bin"/><Relationship Id="rId376" Type="http://schemas.openxmlformats.org/officeDocument/2006/relationships/image" Target="media/image252.wmf"/><Relationship Id="rId397" Type="http://schemas.openxmlformats.org/officeDocument/2006/relationships/image" Target="media/image264.wmf"/><Relationship Id="rId520" Type="http://schemas.openxmlformats.org/officeDocument/2006/relationships/image" Target="media/image340.wmf"/><Relationship Id="rId541" Type="http://schemas.openxmlformats.org/officeDocument/2006/relationships/oleObject" Target="embeddings/oleObject189.bin"/><Relationship Id="rId562" Type="http://schemas.openxmlformats.org/officeDocument/2006/relationships/oleObject" Target="embeddings/oleObject202.bin"/><Relationship Id="rId583" Type="http://schemas.openxmlformats.org/officeDocument/2006/relationships/image" Target="media/image367.wmf"/><Relationship Id="rId618" Type="http://schemas.openxmlformats.org/officeDocument/2006/relationships/image" Target="media/image386.wmf"/><Relationship Id="rId639" Type="http://schemas.openxmlformats.org/officeDocument/2006/relationships/image" Target="media/image395.wmf"/><Relationship Id="rId4" Type="http://schemas.openxmlformats.org/officeDocument/2006/relationships/settings" Target="settings.xml"/><Relationship Id="rId180" Type="http://schemas.openxmlformats.org/officeDocument/2006/relationships/image" Target="media/image127.wmf"/><Relationship Id="rId215" Type="http://schemas.openxmlformats.org/officeDocument/2006/relationships/image" Target="media/image162.wmf"/><Relationship Id="rId236" Type="http://schemas.openxmlformats.org/officeDocument/2006/relationships/image" Target="media/image178.wmf"/><Relationship Id="rId257" Type="http://schemas.openxmlformats.org/officeDocument/2006/relationships/oleObject" Target="embeddings/oleObject60.bin"/><Relationship Id="rId278" Type="http://schemas.openxmlformats.org/officeDocument/2006/relationships/image" Target="media/image203.wmf"/><Relationship Id="rId401" Type="http://schemas.openxmlformats.org/officeDocument/2006/relationships/image" Target="media/image266.wmf"/><Relationship Id="rId422" Type="http://schemas.openxmlformats.org/officeDocument/2006/relationships/image" Target="media/image277.wmf"/><Relationship Id="rId443" Type="http://schemas.openxmlformats.org/officeDocument/2006/relationships/image" Target="media/image289.wmf"/><Relationship Id="rId464" Type="http://schemas.openxmlformats.org/officeDocument/2006/relationships/image" Target="media/image310.wmf"/><Relationship Id="rId650" Type="http://schemas.openxmlformats.org/officeDocument/2006/relationships/oleObject" Target="embeddings/oleObject245.bin"/><Relationship Id="rId303" Type="http://schemas.openxmlformats.org/officeDocument/2006/relationships/oleObject" Target="embeddings/oleObject83.bin"/><Relationship Id="rId485" Type="http://schemas.openxmlformats.org/officeDocument/2006/relationships/oleObject" Target="embeddings/oleObject158.bin"/><Relationship Id="rId692" Type="http://schemas.openxmlformats.org/officeDocument/2006/relationships/image" Target="media/image431.wmf"/><Relationship Id="rId706" Type="http://schemas.openxmlformats.org/officeDocument/2006/relationships/oleObject" Target="embeddings/oleObject263.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85.wmf"/><Relationship Id="rId345" Type="http://schemas.openxmlformats.org/officeDocument/2006/relationships/oleObject" Target="embeddings/oleObject104.bin"/><Relationship Id="rId387" Type="http://schemas.openxmlformats.org/officeDocument/2006/relationships/oleObject" Target="embeddings/oleObject125.bin"/><Relationship Id="rId510" Type="http://schemas.openxmlformats.org/officeDocument/2006/relationships/image" Target="media/image335.wmf"/><Relationship Id="rId552" Type="http://schemas.openxmlformats.org/officeDocument/2006/relationships/oleObject" Target="embeddings/oleObject197.bin"/><Relationship Id="rId594" Type="http://schemas.openxmlformats.org/officeDocument/2006/relationships/image" Target="media/image373.wmf"/><Relationship Id="rId608" Type="http://schemas.openxmlformats.org/officeDocument/2006/relationships/oleObject" Target="embeddings/oleObject223.bin"/><Relationship Id="rId191" Type="http://schemas.openxmlformats.org/officeDocument/2006/relationships/image" Target="media/image138.wmf"/><Relationship Id="rId205" Type="http://schemas.openxmlformats.org/officeDocument/2006/relationships/image" Target="media/image152.wmf"/><Relationship Id="rId247" Type="http://schemas.openxmlformats.org/officeDocument/2006/relationships/image" Target="media/image187.wmf"/><Relationship Id="rId412" Type="http://schemas.openxmlformats.org/officeDocument/2006/relationships/image" Target="media/image272.wmf"/><Relationship Id="rId107" Type="http://schemas.openxmlformats.org/officeDocument/2006/relationships/image" Target="media/image54.wmf"/><Relationship Id="rId289" Type="http://schemas.openxmlformats.org/officeDocument/2006/relationships/oleObject" Target="embeddings/oleObject76.bin"/><Relationship Id="rId454" Type="http://schemas.openxmlformats.org/officeDocument/2006/relationships/image" Target="media/image300.wmf"/><Relationship Id="rId496" Type="http://schemas.openxmlformats.org/officeDocument/2006/relationships/image" Target="media/image328.wmf"/><Relationship Id="rId661" Type="http://schemas.openxmlformats.org/officeDocument/2006/relationships/image" Target="media/image406.emf"/><Relationship Id="rId717" Type="http://schemas.openxmlformats.org/officeDocument/2006/relationships/image" Target="media/image444.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96.wmf"/><Relationship Id="rId314" Type="http://schemas.openxmlformats.org/officeDocument/2006/relationships/image" Target="media/image221.wmf"/><Relationship Id="rId356" Type="http://schemas.openxmlformats.org/officeDocument/2006/relationships/image" Target="media/image242.wmf"/><Relationship Id="rId398" Type="http://schemas.openxmlformats.org/officeDocument/2006/relationships/oleObject" Target="embeddings/oleObject129.bin"/><Relationship Id="rId521" Type="http://schemas.openxmlformats.org/officeDocument/2006/relationships/oleObject" Target="embeddings/oleObject176.bin"/><Relationship Id="rId563" Type="http://schemas.openxmlformats.org/officeDocument/2006/relationships/image" Target="media/image356.wmf"/><Relationship Id="rId619" Type="http://schemas.openxmlformats.org/officeDocument/2006/relationships/oleObject" Target="embeddings/oleObject228.bin"/><Relationship Id="rId95" Type="http://schemas.openxmlformats.org/officeDocument/2006/relationships/oleObject" Target="embeddings/oleObject45.bin"/><Relationship Id="rId160" Type="http://schemas.openxmlformats.org/officeDocument/2006/relationships/image" Target="media/image107.wmf"/><Relationship Id="rId216" Type="http://schemas.openxmlformats.org/officeDocument/2006/relationships/image" Target="media/image163.wmf"/><Relationship Id="rId423" Type="http://schemas.openxmlformats.org/officeDocument/2006/relationships/oleObject" Target="embeddings/oleObject141.bin"/><Relationship Id="rId258" Type="http://schemas.openxmlformats.org/officeDocument/2006/relationships/image" Target="media/image193.wmf"/><Relationship Id="rId465" Type="http://schemas.openxmlformats.org/officeDocument/2006/relationships/image" Target="media/image311.wmf"/><Relationship Id="rId630" Type="http://schemas.openxmlformats.org/officeDocument/2006/relationships/oleObject" Target="embeddings/oleObject235.bin"/><Relationship Id="rId672" Type="http://schemas.openxmlformats.org/officeDocument/2006/relationships/oleObject" Target="embeddings/oleObject255.bin"/><Relationship Id="rId728" Type="http://schemas.openxmlformats.org/officeDocument/2006/relationships/oleObject" Target="embeddings/oleObject274.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65.wmf"/><Relationship Id="rId325" Type="http://schemas.openxmlformats.org/officeDocument/2006/relationships/oleObject" Target="embeddings/oleObject94.bin"/><Relationship Id="rId367" Type="http://schemas.openxmlformats.org/officeDocument/2006/relationships/oleObject" Target="embeddings/oleObject115.bin"/><Relationship Id="rId532" Type="http://schemas.openxmlformats.org/officeDocument/2006/relationships/oleObject" Target="embeddings/oleObject183.bin"/><Relationship Id="rId574" Type="http://schemas.openxmlformats.org/officeDocument/2006/relationships/oleObject" Target="embeddings/oleObject207.bin"/><Relationship Id="rId171" Type="http://schemas.openxmlformats.org/officeDocument/2006/relationships/image" Target="media/image118.wmf"/><Relationship Id="rId227" Type="http://schemas.openxmlformats.org/officeDocument/2006/relationships/image" Target="media/image173.wmf"/><Relationship Id="rId269" Type="http://schemas.openxmlformats.org/officeDocument/2006/relationships/oleObject" Target="embeddings/oleObject66.bin"/><Relationship Id="rId434" Type="http://schemas.openxmlformats.org/officeDocument/2006/relationships/image" Target="media/image283.wmf"/><Relationship Id="rId476" Type="http://schemas.openxmlformats.org/officeDocument/2006/relationships/image" Target="media/image318.wmf"/><Relationship Id="rId641" Type="http://schemas.openxmlformats.org/officeDocument/2006/relationships/image" Target="media/image396.wmf"/><Relationship Id="rId683" Type="http://schemas.openxmlformats.org/officeDocument/2006/relationships/image" Target="media/image422.wmf"/><Relationship Id="rId33" Type="http://schemas.openxmlformats.org/officeDocument/2006/relationships/oleObject" Target="embeddings/oleObject14.bin"/><Relationship Id="rId129" Type="http://schemas.openxmlformats.org/officeDocument/2006/relationships/image" Target="media/image76.wmf"/><Relationship Id="rId280" Type="http://schemas.openxmlformats.org/officeDocument/2006/relationships/image" Target="media/image204.wmf"/><Relationship Id="rId336" Type="http://schemas.openxmlformats.org/officeDocument/2006/relationships/image" Target="media/image232.wmf"/><Relationship Id="rId501" Type="http://schemas.openxmlformats.org/officeDocument/2006/relationships/oleObject" Target="embeddings/oleObject166.bin"/><Relationship Id="rId543" Type="http://schemas.openxmlformats.org/officeDocument/2006/relationships/oleObject" Target="embeddings/oleObject191.bin"/><Relationship Id="rId75" Type="http://schemas.openxmlformats.org/officeDocument/2006/relationships/oleObject" Target="embeddings/oleObject35.bin"/><Relationship Id="rId140" Type="http://schemas.openxmlformats.org/officeDocument/2006/relationships/image" Target="media/image87.wmf"/><Relationship Id="rId182" Type="http://schemas.openxmlformats.org/officeDocument/2006/relationships/image" Target="media/image129.wmf"/><Relationship Id="rId378" Type="http://schemas.openxmlformats.org/officeDocument/2006/relationships/image" Target="media/image253.wmf"/><Relationship Id="rId403" Type="http://schemas.openxmlformats.org/officeDocument/2006/relationships/image" Target="media/image267.wmf"/><Relationship Id="rId585" Type="http://schemas.openxmlformats.org/officeDocument/2006/relationships/image" Target="media/image368.wmf"/><Relationship Id="rId6" Type="http://schemas.openxmlformats.org/officeDocument/2006/relationships/image" Target="media/image1.wmf"/><Relationship Id="rId238" Type="http://schemas.openxmlformats.org/officeDocument/2006/relationships/image" Target="media/image180.wmf"/><Relationship Id="rId445" Type="http://schemas.openxmlformats.org/officeDocument/2006/relationships/image" Target="media/image291.png"/><Relationship Id="rId487" Type="http://schemas.openxmlformats.org/officeDocument/2006/relationships/oleObject" Target="embeddings/oleObject159.bin"/><Relationship Id="rId610" Type="http://schemas.openxmlformats.org/officeDocument/2006/relationships/oleObject" Target="embeddings/oleObject224.bin"/><Relationship Id="rId652" Type="http://schemas.openxmlformats.org/officeDocument/2006/relationships/oleObject" Target="embeddings/oleObject246.bin"/><Relationship Id="rId694" Type="http://schemas.openxmlformats.org/officeDocument/2006/relationships/oleObject" Target="embeddings/oleObject257.bin"/><Relationship Id="rId708" Type="http://schemas.openxmlformats.org/officeDocument/2006/relationships/oleObject" Target="embeddings/oleObject264.bin"/><Relationship Id="rId291" Type="http://schemas.openxmlformats.org/officeDocument/2006/relationships/oleObject" Target="embeddings/oleObject77.bin"/><Relationship Id="rId305" Type="http://schemas.openxmlformats.org/officeDocument/2006/relationships/oleObject" Target="embeddings/oleObject84.bin"/><Relationship Id="rId347" Type="http://schemas.openxmlformats.org/officeDocument/2006/relationships/oleObject" Target="embeddings/oleObject105.bin"/><Relationship Id="rId512" Type="http://schemas.openxmlformats.org/officeDocument/2006/relationships/image" Target="media/image336.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98.wmf"/><Relationship Id="rId389" Type="http://schemas.openxmlformats.org/officeDocument/2006/relationships/image" Target="media/image259.png"/><Relationship Id="rId554" Type="http://schemas.openxmlformats.org/officeDocument/2006/relationships/oleObject" Target="embeddings/oleObject198.bin"/><Relationship Id="rId596" Type="http://schemas.openxmlformats.org/officeDocument/2006/relationships/image" Target="media/image374.wmf"/><Relationship Id="rId193" Type="http://schemas.openxmlformats.org/officeDocument/2006/relationships/image" Target="media/image140.wmf"/><Relationship Id="rId207" Type="http://schemas.openxmlformats.org/officeDocument/2006/relationships/image" Target="media/image154.wmf"/><Relationship Id="rId249" Type="http://schemas.openxmlformats.org/officeDocument/2006/relationships/oleObject" Target="embeddings/oleObject56.bin"/><Relationship Id="rId414" Type="http://schemas.openxmlformats.org/officeDocument/2006/relationships/image" Target="media/image273.wmf"/><Relationship Id="rId456" Type="http://schemas.openxmlformats.org/officeDocument/2006/relationships/image" Target="media/image302.wmf"/><Relationship Id="rId498" Type="http://schemas.openxmlformats.org/officeDocument/2006/relationships/image" Target="media/image329.wmf"/><Relationship Id="rId621" Type="http://schemas.openxmlformats.org/officeDocument/2006/relationships/oleObject" Target="embeddings/oleObject230.bin"/><Relationship Id="rId663" Type="http://schemas.openxmlformats.org/officeDocument/2006/relationships/oleObject" Target="embeddings/oleObject251.bin"/><Relationship Id="rId13" Type="http://schemas.openxmlformats.org/officeDocument/2006/relationships/oleObject" Target="embeddings/oleObject4.bin"/><Relationship Id="rId109" Type="http://schemas.openxmlformats.org/officeDocument/2006/relationships/image" Target="media/image56.wmf"/><Relationship Id="rId260" Type="http://schemas.openxmlformats.org/officeDocument/2006/relationships/image" Target="media/image194.wmf"/><Relationship Id="rId316" Type="http://schemas.openxmlformats.org/officeDocument/2006/relationships/image" Target="media/image222.wmf"/><Relationship Id="rId523" Type="http://schemas.openxmlformats.org/officeDocument/2006/relationships/oleObject" Target="embeddings/oleObject177.bin"/><Relationship Id="rId719" Type="http://schemas.openxmlformats.org/officeDocument/2006/relationships/image" Target="media/image445.wmf"/><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image" Target="media/image67.wmf"/><Relationship Id="rId358" Type="http://schemas.openxmlformats.org/officeDocument/2006/relationships/image" Target="media/image243.wmf"/><Relationship Id="rId565" Type="http://schemas.openxmlformats.org/officeDocument/2006/relationships/image" Target="media/image357.wmf"/><Relationship Id="rId730" Type="http://schemas.openxmlformats.org/officeDocument/2006/relationships/oleObject" Target="embeddings/oleObject275.bin"/><Relationship Id="rId162" Type="http://schemas.openxmlformats.org/officeDocument/2006/relationships/image" Target="media/image109.wmf"/><Relationship Id="rId218" Type="http://schemas.openxmlformats.org/officeDocument/2006/relationships/image" Target="media/image165.wmf"/><Relationship Id="rId425" Type="http://schemas.openxmlformats.org/officeDocument/2006/relationships/oleObject" Target="embeddings/oleObject142.bin"/><Relationship Id="rId467" Type="http://schemas.openxmlformats.org/officeDocument/2006/relationships/image" Target="media/image313.wmf"/><Relationship Id="rId632" Type="http://schemas.openxmlformats.org/officeDocument/2006/relationships/oleObject" Target="embeddings/oleObject236.bin"/><Relationship Id="rId271" Type="http://schemas.openxmlformats.org/officeDocument/2006/relationships/oleObject" Target="embeddings/oleObject67.bin"/><Relationship Id="rId674" Type="http://schemas.openxmlformats.org/officeDocument/2006/relationships/image" Target="media/image414.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78.wmf"/><Relationship Id="rId327" Type="http://schemas.openxmlformats.org/officeDocument/2006/relationships/oleObject" Target="embeddings/oleObject95.bin"/><Relationship Id="rId369" Type="http://schemas.openxmlformats.org/officeDocument/2006/relationships/oleObject" Target="embeddings/oleObject116.bin"/><Relationship Id="rId534" Type="http://schemas.openxmlformats.org/officeDocument/2006/relationships/oleObject" Target="embeddings/oleObject185.bin"/><Relationship Id="rId576" Type="http://schemas.openxmlformats.org/officeDocument/2006/relationships/oleObject" Target="embeddings/oleObject208.bin"/><Relationship Id="rId173" Type="http://schemas.openxmlformats.org/officeDocument/2006/relationships/image" Target="media/image120.wmf"/><Relationship Id="rId229" Type="http://schemas.openxmlformats.org/officeDocument/2006/relationships/image" Target="media/image174.wmf"/><Relationship Id="rId380" Type="http://schemas.openxmlformats.org/officeDocument/2006/relationships/image" Target="media/image254.wmf"/><Relationship Id="rId436" Type="http://schemas.openxmlformats.org/officeDocument/2006/relationships/image" Target="media/image284.wmf"/><Relationship Id="rId601" Type="http://schemas.openxmlformats.org/officeDocument/2006/relationships/image" Target="media/image377.wmf"/><Relationship Id="rId643" Type="http://schemas.openxmlformats.org/officeDocument/2006/relationships/image" Target="media/image397.wmf"/><Relationship Id="rId240" Type="http://schemas.openxmlformats.org/officeDocument/2006/relationships/image" Target="media/image182.wmf"/><Relationship Id="rId478" Type="http://schemas.openxmlformats.org/officeDocument/2006/relationships/image" Target="media/image319.wmf"/><Relationship Id="rId685" Type="http://schemas.openxmlformats.org/officeDocument/2006/relationships/image" Target="media/image424.wmf"/><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image" Target="media/image48.wmf"/><Relationship Id="rId282" Type="http://schemas.openxmlformats.org/officeDocument/2006/relationships/image" Target="media/image205.wmf"/><Relationship Id="rId338" Type="http://schemas.openxmlformats.org/officeDocument/2006/relationships/image" Target="media/image233.wmf"/><Relationship Id="rId503" Type="http://schemas.openxmlformats.org/officeDocument/2006/relationships/oleObject" Target="embeddings/oleObject167.bin"/><Relationship Id="rId545" Type="http://schemas.openxmlformats.org/officeDocument/2006/relationships/oleObject" Target="embeddings/oleObject192.bin"/><Relationship Id="rId587" Type="http://schemas.openxmlformats.org/officeDocument/2006/relationships/image" Target="media/image369.wmf"/><Relationship Id="rId710" Type="http://schemas.openxmlformats.org/officeDocument/2006/relationships/oleObject" Target="embeddings/oleObject265.bin"/><Relationship Id="rId8" Type="http://schemas.openxmlformats.org/officeDocument/2006/relationships/image" Target="media/image2.wmf"/><Relationship Id="rId142" Type="http://schemas.openxmlformats.org/officeDocument/2006/relationships/image" Target="media/image89.wmf"/><Relationship Id="rId184" Type="http://schemas.openxmlformats.org/officeDocument/2006/relationships/image" Target="media/image131.wmf"/><Relationship Id="rId391" Type="http://schemas.openxmlformats.org/officeDocument/2006/relationships/image" Target="media/image261.wmf"/><Relationship Id="rId405" Type="http://schemas.openxmlformats.org/officeDocument/2006/relationships/image" Target="media/image268.wmf"/><Relationship Id="rId447" Type="http://schemas.openxmlformats.org/officeDocument/2006/relationships/image" Target="media/image293.wmf"/><Relationship Id="rId612" Type="http://schemas.openxmlformats.org/officeDocument/2006/relationships/oleObject" Target="embeddings/oleObject225.bin"/><Relationship Id="rId251" Type="http://schemas.openxmlformats.org/officeDocument/2006/relationships/oleObject" Target="embeddings/oleObject57.bin"/><Relationship Id="rId489" Type="http://schemas.openxmlformats.org/officeDocument/2006/relationships/oleObject" Target="embeddings/oleObject160.bin"/><Relationship Id="rId654" Type="http://schemas.openxmlformats.org/officeDocument/2006/relationships/oleObject" Target="embeddings/oleObject247.bin"/><Relationship Id="rId696" Type="http://schemas.openxmlformats.org/officeDocument/2006/relationships/oleObject" Target="embeddings/oleObject258.bin"/><Relationship Id="rId46" Type="http://schemas.openxmlformats.org/officeDocument/2006/relationships/image" Target="media/image21.wmf"/><Relationship Id="rId293" Type="http://schemas.openxmlformats.org/officeDocument/2006/relationships/oleObject" Target="embeddings/oleObject78.bin"/><Relationship Id="rId307" Type="http://schemas.openxmlformats.org/officeDocument/2006/relationships/oleObject" Target="embeddings/oleObject85.bin"/><Relationship Id="rId349" Type="http://schemas.openxmlformats.org/officeDocument/2006/relationships/oleObject" Target="embeddings/oleObject106.bin"/><Relationship Id="rId514" Type="http://schemas.openxmlformats.org/officeDocument/2006/relationships/image" Target="media/image337.wmf"/><Relationship Id="rId556" Type="http://schemas.openxmlformats.org/officeDocument/2006/relationships/oleObject" Target="embeddings/oleObject199.bin"/><Relationship Id="rId721" Type="http://schemas.openxmlformats.org/officeDocument/2006/relationships/image" Target="media/image446.wmf"/><Relationship Id="rId88" Type="http://schemas.openxmlformats.org/officeDocument/2006/relationships/image" Target="media/image42.wmf"/><Relationship Id="rId111" Type="http://schemas.openxmlformats.org/officeDocument/2006/relationships/image" Target="media/image58.wmf"/><Relationship Id="rId153" Type="http://schemas.openxmlformats.org/officeDocument/2006/relationships/image" Target="media/image100.wmf"/><Relationship Id="rId195" Type="http://schemas.openxmlformats.org/officeDocument/2006/relationships/image" Target="media/image142.wmf"/><Relationship Id="rId209" Type="http://schemas.openxmlformats.org/officeDocument/2006/relationships/image" Target="media/image156.wmf"/><Relationship Id="rId360" Type="http://schemas.openxmlformats.org/officeDocument/2006/relationships/image" Target="media/image244.wmf"/><Relationship Id="rId416" Type="http://schemas.openxmlformats.org/officeDocument/2006/relationships/image" Target="media/image274.wmf"/><Relationship Id="rId598" Type="http://schemas.openxmlformats.org/officeDocument/2006/relationships/image" Target="media/image375.wmf"/><Relationship Id="rId220" Type="http://schemas.openxmlformats.org/officeDocument/2006/relationships/image" Target="media/image167.wmf"/><Relationship Id="rId458" Type="http://schemas.openxmlformats.org/officeDocument/2006/relationships/image" Target="media/image304.wmf"/><Relationship Id="rId623" Type="http://schemas.openxmlformats.org/officeDocument/2006/relationships/image" Target="media/image387.wmf"/><Relationship Id="rId665" Type="http://schemas.openxmlformats.org/officeDocument/2006/relationships/image" Target="media/image409.wmf"/><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image" Target="media/image195.wmf"/><Relationship Id="rId318" Type="http://schemas.openxmlformats.org/officeDocument/2006/relationships/image" Target="media/image223.wmf"/><Relationship Id="rId525" Type="http://schemas.openxmlformats.org/officeDocument/2006/relationships/oleObject" Target="embeddings/oleObject178.bin"/><Relationship Id="rId567" Type="http://schemas.openxmlformats.org/officeDocument/2006/relationships/image" Target="media/image358.wmf"/><Relationship Id="rId732" Type="http://schemas.openxmlformats.org/officeDocument/2006/relationships/oleObject" Target="embeddings/oleObject276.bin"/><Relationship Id="rId99" Type="http://schemas.openxmlformats.org/officeDocument/2006/relationships/oleObject" Target="embeddings/oleObject47.bin"/><Relationship Id="rId122" Type="http://schemas.openxmlformats.org/officeDocument/2006/relationships/image" Target="media/image69.wmf"/><Relationship Id="rId164" Type="http://schemas.openxmlformats.org/officeDocument/2006/relationships/image" Target="media/image111.wmf"/><Relationship Id="rId371" Type="http://schemas.openxmlformats.org/officeDocument/2006/relationships/oleObject" Target="embeddings/oleObject117.bin"/><Relationship Id="rId427" Type="http://schemas.openxmlformats.org/officeDocument/2006/relationships/oleObject" Target="embeddings/oleObject143.bin"/><Relationship Id="rId469" Type="http://schemas.openxmlformats.org/officeDocument/2006/relationships/oleObject" Target="embeddings/oleObject150.bin"/><Relationship Id="rId634" Type="http://schemas.openxmlformats.org/officeDocument/2006/relationships/oleObject" Target="embeddings/oleObject237.bin"/><Relationship Id="rId676" Type="http://schemas.openxmlformats.org/officeDocument/2006/relationships/image" Target="media/image416.wmf"/><Relationship Id="rId26" Type="http://schemas.openxmlformats.org/officeDocument/2006/relationships/image" Target="media/image11.wmf"/><Relationship Id="rId231" Type="http://schemas.openxmlformats.org/officeDocument/2006/relationships/oleObject" Target="embeddings/oleObject51.bin"/><Relationship Id="rId273" Type="http://schemas.openxmlformats.org/officeDocument/2006/relationships/oleObject" Target="embeddings/oleObject68.bin"/><Relationship Id="rId329" Type="http://schemas.openxmlformats.org/officeDocument/2006/relationships/oleObject" Target="embeddings/oleObject96.bin"/><Relationship Id="rId480" Type="http://schemas.openxmlformats.org/officeDocument/2006/relationships/image" Target="media/image320.wmf"/><Relationship Id="rId536" Type="http://schemas.openxmlformats.org/officeDocument/2006/relationships/oleObject" Target="embeddings/oleObject186.bin"/><Relationship Id="rId701" Type="http://schemas.openxmlformats.org/officeDocument/2006/relationships/image" Target="media/image436.wmf"/><Relationship Id="rId68" Type="http://schemas.openxmlformats.org/officeDocument/2006/relationships/image" Target="media/image32.wmf"/><Relationship Id="rId133" Type="http://schemas.openxmlformats.org/officeDocument/2006/relationships/image" Target="media/image80.wmf"/><Relationship Id="rId175" Type="http://schemas.openxmlformats.org/officeDocument/2006/relationships/image" Target="media/image122.wmf"/><Relationship Id="rId340" Type="http://schemas.openxmlformats.org/officeDocument/2006/relationships/image" Target="media/image234.wmf"/><Relationship Id="rId578" Type="http://schemas.openxmlformats.org/officeDocument/2006/relationships/oleObject" Target="embeddings/oleObject209.bin"/><Relationship Id="rId200" Type="http://schemas.openxmlformats.org/officeDocument/2006/relationships/image" Target="media/image147.wmf"/><Relationship Id="rId382" Type="http://schemas.openxmlformats.org/officeDocument/2006/relationships/image" Target="media/image255.wmf"/><Relationship Id="rId438" Type="http://schemas.openxmlformats.org/officeDocument/2006/relationships/image" Target="media/image285.wmf"/><Relationship Id="rId603" Type="http://schemas.openxmlformats.org/officeDocument/2006/relationships/image" Target="media/image378.wmf"/><Relationship Id="rId645" Type="http://schemas.openxmlformats.org/officeDocument/2006/relationships/image" Target="media/image398.wmf"/><Relationship Id="rId687" Type="http://schemas.openxmlformats.org/officeDocument/2006/relationships/image" Target="media/image426.wmf"/><Relationship Id="rId242" Type="http://schemas.openxmlformats.org/officeDocument/2006/relationships/image" Target="media/image184.wmf"/><Relationship Id="rId284" Type="http://schemas.openxmlformats.org/officeDocument/2006/relationships/image" Target="media/image206.wmf"/><Relationship Id="rId491" Type="http://schemas.openxmlformats.org/officeDocument/2006/relationships/oleObject" Target="embeddings/oleObject161.bin"/><Relationship Id="rId505" Type="http://schemas.openxmlformats.org/officeDocument/2006/relationships/oleObject" Target="embeddings/oleObject168.bin"/><Relationship Id="rId712" Type="http://schemas.openxmlformats.org/officeDocument/2006/relationships/oleObject" Target="embeddings/oleObject266.bin"/><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9.wmf"/><Relationship Id="rId144" Type="http://schemas.openxmlformats.org/officeDocument/2006/relationships/image" Target="media/image91.wmf"/><Relationship Id="rId547" Type="http://schemas.openxmlformats.org/officeDocument/2006/relationships/oleObject" Target="embeddings/oleObject193.bin"/><Relationship Id="rId589" Type="http://schemas.openxmlformats.org/officeDocument/2006/relationships/image" Target="media/image370.wmf"/><Relationship Id="rId90" Type="http://schemas.openxmlformats.org/officeDocument/2006/relationships/image" Target="media/image43.wmf"/><Relationship Id="rId186" Type="http://schemas.openxmlformats.org/officeDocument/2006/relationships/image" Target="media/image133.wmf"/><Relationship Id="rId351" Type="http://schemas.openxmlformats.org/officeDocument/2006/relationships/oleObject" Target="embeddings/oleObject107.bin"/><Relationship Id="rId393" Type="http://schemas.openxmlformats.org/officeDocument/2006/relationships/image" Target="media/image262.wmf"/><Relationship Id="rId407" Type="http://schemas.openxmlformats.org/officeDocument/2006/relationships/image" Target="media/image269.wmf"/><Relationship Id="rId449" Type="http://schemas.openxmlformats.org/officeDocument/2006/relationships/image" Target="media/image295.png"/><Relationship Id="rId614" Type="http://schemas.openxmlformats.org/officeDocument/2006/relationships/oleObject" Target="embeddings/oleObject226.bin"/><Relationship Id="rId656" Type="http://schemas.openxmlformats.org/officeDocument/2006/relationships/oleObject" Target="embeddings/oleObject248.bin"/><Relationship Id="rId211" Type="http://schemas.openxmlformats.org/officeDocument/2006/relationships/image" Target="media/image158.wmf"/><Relationship Id="rId253" Type="http://schemas.openxmlformats.org/officeDocument/2006/relationships/oleObject" Target="embeddings/oleObject58.bin"/><Relationship Id="rId295" Type="http://schemas.openxmlformats.org/officeDocument/2006/relationships/oleObject" Target="embeddings/oleObject79.bin"/><Relationship Id="rId309" Type="http://schemas.openxmlformats.org/officeDocument/2006/relationships/oleObject" Target="embeddings/oleObject86.bin"/><Relationship Id="rId460" Type="http://schemas.openxmlformats.org/officeDocument/2006/relationships/image" Target="media/image306.wmf"/><Relationship Id="rId516" Type="http://schemas.openxmlformats.org/officeDocument/2006/relationships/image" Target="media/image338.wmf"/><Relationship Id="rId698" Type="http://schemas.openxmlformats.org/officeDocument/2006/relationships/oleObject" Target="embeddings/oleObject259.bin"/><Relationship Id="rId48" Type="http://schemas.openxmlformats.org/officeDocument/2006/relationships/image" Target="media/image22.wmf"/><Relationship Id="rId113" Type="http://schemas.openxmlformats.org/officeDocument/2006/relationships/image" Target="media/image60.wmf"/><Relationship Id="rId320" Type="http://schemas.openxmlformats.org/officeDocument/2006/relationships/image" Target="media/image224.wmf"/><Relationship Id="rId558" Type="http://schemas.openxmlformats.org/officeDocument/2006/relationships/oleObject" Target="embeddings/oleObject200.bin"/><Relationship Id="rId723" Type="http://schemas.openxmlformats.org/officeDocument/2006/relationships/image" Target="media/image447.wmf"/><Relationship Id="rId155" Type="http://schemas.openxmlformats.org/officeDocument/2006/relationships/image" Target="media/image102.wmf"/><Relationship Id="rId197" Type="http://schemas.openxmlformats.org/officeDocument/2006/relationships/image" Target="media/image144.wmf"/><Relationship Id="rId362" Type="http://schemas.openxmlformats.org/officeDocument/2006/relationships/image" Target="media/image245.wmf"/><Relationship Id="rId418" Type="http://schemas.openxmlformats.org/officeDocument/2006/relationships/image" Target="media/image275.wmf"/><Relationship Id="rId625" Type="http://schemas.openxmlformats.org/officeDocument/2006/relationships/image" Target="media/image388.wmf"/><Relationship Id="rId222" Type="http://schemas.openxmlformats.org/officeDocument/2006/relationships/image" Target="media/image169.wmf"/><Relationship Id="rId264" Type="http://schemas.openxmlformats.org/officeDocument/2006/relationships/image" Target="media/image196.wmf"/><Relationship Id="rId471" Type="http://schemas.openxmlformats.org/officeDocument/2006/relationships/oleObject" Target="embeddings/oleObject151.bin"/><Relationship Id="rId667" Type="http://schemas.openxmlformats.org/officeDocument/2006/relationships/image" Target="media/image410.wmf"/><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image" Target="media/image71.wmf"/><Relationship Id="rId527" Type="http://schemas.openxmlformats.org/officeDocument/2006/relationships/oleObject" Target="embeddings/oleObject179.bin"/><Relationship Id="rId569" Type="http://schemas.openxmlformats.org/officeDocument/2006/relationships/image" Target="media/image360.wmf"/><Relationship Id="rId734" Type="http://schemas.openxmlformats.org/officeDocument/2006/relationships/oleObject" Target="embeddings/oleObject277.bin"/><Relationship Id="rId70" Type="http://schemas.openxmlformats.org/officeDocument/2006/relationships/image" Target="media/image33.wmf"/><Relationship Id="rId166" Type="http://schemas.openxmlformats.org/officeDocument/2006/relationships/image" Target="media/image113.wmf"/><Relationship Id="rId331" Type="http://schemas.openxmlformats.org/officeDocument/2006/relationships/oleObject" Target="embeddings/oleObject97.bin"/><Relationship Id="rId373" Type="http://schemas.openxmlformats.org/officeDocument/2006/relationships/oleObject" Target="embeddings/oleObject118.bin"/><Relationship Id="rId429" Type="http://schemas.openxmlformats.org/officeDocument/2006/relationships/oleObject" Target="embeddings/oleObject144.bin"/><Relationship Id="rId580" Type="http://schemas.openxmlformats.org/officeDocument/2006/relationships/oleObject" Target="embeddings/oleObject210.bin"/><Relationship Id="rId636" Type="http://schemas.openxmlformats.org/officeDocument/2006/relationships/oleObject" Target="embeddings/oleObject238.bin"/><Relationship Id="rId1" Type="http://schemas.openxmlformats.org/officeDocument/2006/relationships/customXml" Target="../customXml/item1.xml"/><Relationship Id="rId233" Type="http://schemas.openxmlformats.org/officeDocument/2006/relationships/oleObject" Target="embeddings/oleObject52.bin"/><Relationship Id="rId440" Type="http://schemas.openxmlformats.org/officeDocument/2006/relationships/image" Target="media/image286.wmf"/><Relationship Id="rId678" Type="http://schemas.openxmlformats.org/officeDocument/2006/relationships/oleObject" Target="embeddings/oleObject256.bin"/><Relationship Id="rId28" Type="http://schemas.openxmlformats.org/officeDocument/2006/relationships/image" Target="media/image12.wmf"/><Relationship Id="rId275" Type="http://schemas.openxmlformats.org/officeDocument/2006/relationships/oleObject" Target="embeddings/oleObject69.bin"/><Relationship Id="rId300" Type="http://schemas.openxmlformats.org/officeDocument/2006/relationships/image" Target="media/image214.wmf"/><Relationship Id="rId482" Type="http://schemas.openxmlformats.org/officeDocument/2006/relationships/image" Target="media/image321.wmf"/><Relationship Id="rId538" Type="http://schemas.openxmlformats.org/officeDocument/2006/relationships/image" Target="media/image346.wmf"/><Relationship Id="rId703" Type="http://schemas.openxmlformats.org/officeDocument/2006/relationships/image" Target="media/image437.wmf"/><Relationship Id="rId81" Type="http://schemas.openxmlformats.org/officeDocument/2006/relationships/oleObject" Target="embeddings/oleObject38.bin"/><Relationship Id="rId135" Type="http://schemas.openxmlformats.org/officeDocument/2006/relationships/image" Target="media/image82.wmf"/><Relationship Id="rId177" Type="http://schemas.openxmlformats.org/officeDocument/2006/relationships/image" Target="media/image124.wmf"/><Relationship Id="rId342" Type="http://schemas.openxmlformats.org/officeDocument/2006/relationships/image" Target="media/image235.wmf"/><Relationship Id="rId384" Type="http://schemas.openxmlformats.org/officeDocument/2006/relationships/image" Target="media/image256.wmf"/><Relationship Id="rId591" Type="http://schemas.openxmlformats.org/officeDocument/2006/relationships/image" Target="media/image371.jpeg"/><Relationship Id="rId605" Type="http://schemas.openxmlformats.org/officeDocument/2006/relationships/image" Target="media/image379.wmf"/><Relationship Id="rId202" Type="http://schemas.openxmlformats.org/officeDocument/2006/relationships/image" Target="media/image149.wmf"/><Relationship Id="rId244" Type="http://schemas.openxmlformats.org/officeDocument/2006/relationships/image" Target="media/image185.wmf"/><Relationship Id="rId647" Type="http://schemas.openxmlformats.org/officeDocument/2006/relationships/image" Target="media/image399.wmf"/><Relationship Id="rId689" Type="http://schemas.openxmlformats.org/officeDocument/2006/relationships/image" Target="media/image428.wmf"/><Relationship Id="rId39" Type="http://schemas.openxmlformats.org/officeDocument/2006/relationships/oleObject" Target="embeddings/oleObject17.bin"/><Relationship Id="rId286" Type="http://schemas.openxmlformats.org/officeDocument/2006/relationships/image" Target="media/image207.wmf"/><Relationship Id="rId451" Type="http://schemas.openxmlformats.org/officeDocument/2006/relationships/image" Target="media/image297.png"/><Relationship Id="rId493" Type="http://schemas.openxmlformats.org/officeDocument/2006/relationships/oleObject" Target="embeddings/oleObject162.bin"/><Relationship Id="rId507" Type="http://schemas.openxmlformats.org/officeDocument/2006/relationships/oleObject" Target="embeddings/oleObject169.bin"/><Relationship Id="rId549" Type="http://schemas.openxmlformats.org/officeDocument/2006/relationships/oleObject" Target="embeddings/oleObject195.bin"/><Relationship Id="rId714" Type="http://schemas.openxmlformats.org/officeDocument/2006/relationships/oleObject" Target="embeddings/oleObject267.bin"/><Relationship Id="rId50" Type="http://schemas.openxmlformats.org/officeDocument/2006/relationships/image" Target="media/image23.wmf"/><Relationship Id="rId104" Type="http://schemas.openxmlformats.org/officeDocument/2006/relationships/image" Target="media/image51.wmf"/><Relationship Id="rId146" Type="http://schemas.openxmlformats.org/officeDocument/2006/relationships/image" Target="media/image93.wmf"/><Relationship Id="rId188" Type="http://schemas.openxmlformats.org/officeDocument/2006/relationships/image" Target="media/image135.wmf"/><Relationship Id="rId311" Type="http://schemas.openxmlformats.org/officeDocument/2006/relationships/oleObject" Target="embeddings/oleObject87.bin"/><Relationship Id="rId353" Type="http://schemas.openxmlformats.org/officeDocument/2006/relationships/oleObject" Target="embeddings/oleObject108.bin"/><Relationship Id="rId395" Type="http://schemas.openxmlformats.org/officeDocument/2006/relationships/image" Target="media/image263.wmf"/><Relationship Id="rId409" Type="http://schemas.openxmlformats.org/officeDocument/2006/relationships/image" Target="media/image270.png"/><Relationship Id="rId560" Type="http://schemas.openxmlformats.org/officeDocument/2006/relationships/oleObject" Target="embeddings/oleObject201.bin"/><Relationship Id="rId92" Type="http://schemas.openxmlformats.org/officeDocument/2006/relationships/image" Target="media/image44.wmf"/><Relationship Id="rId213" Type="http://schemas.openxmlformats.org/officeDocument/2006/relationships/image" Target="media/image160.wmf"/><Relationship Id="rId420" Type="http://schemas.openxmlformats.org/officeDocument/2006/relationships/image" Target="media/image276.wmf"/><Relationship Id="rId616" Type="http://schemas.openxmlformats.org/officeDocument/2006/relationships/image" Target="media/image385.wmf"/><Relationship Id="rId658" Type="http://schemas.openxmlformats.org/officeDocument/2006/relationships/oleObject" Target="embeddings/oleObject249.bin"/><Relationship Id="rId255" Type="http://schemas.openxmlformats.org/officeDocument/2006/relationships/oleObject" Target="embeddings/oleObject59.bin"/><Relationship Id="rId297" Type="http://schemas.openxmlformats.org/officeDocument/2006/relationships/oleObject" Target="embeddings/oleObject80.bin"/><Relationship Id="rId462" Type="http://schemas.openxmlformats.org/officeDocument/2006/relationships/image" Target="media/image308.wmf"/><Relationship Id="rId518" Type="http://schemas.openxmlformats.org/officeDocument/2006/relationships/image" Target="media/image339.wmf"/><Relationship Id="rId725" Type="http://schemas.openxmlformats.org/officeDocument/2006/relationships/image" Target="media/image448.wmf"/><Relationship Id="rId115" Type="http://schemas.openxmlformats.org/officeDocument/2006/relationships/image" Target="media/image62.wmf"/><Relationship Id="rId157" Type="http://schemas.openxmlformats.org/officeDocument/2006/relationships/image" Target="media/image104.wmf"/><Relationship Id="rId322" Type="http://schemas.openxmlformats.org/officeDocument/2006/relationships/image" Target="media/image225.wmf"/><Relationship Id="rId364" Type="http://schemas.openxmlformats.org/officeDocument/2006/relationships/image" Target="media/image246.wmf"/><Relationship Id="rId61" Type="http://schemas.openxmlformats.org/officeDocument/2006/relationships/oleObject" Target="embeddings/oleObject28.bin"/><Relationship Id="rId199" Type="http://schemas.openxmlformats.org/officeDocument/2006/relationships/image" Target="media/image146.wmf"/><Relationship Id="rId571" Type="http://schemas.openxmlformats.org/officeDocument/2006/relationships/image" Target="media/image361.wmf"/><Relationship Id="rId627" Type="http://schemas.openxmlformats.org/officeDocument/2006/relationships/image" Target="media/image389.wmf"/><Relationship Id="rId669" Type="http://schemas.openxmlformats.org/officeDocument/2006/relationships/image" Target="media/image411.wmf"/><Relationship Id="rId19" Type="http://schemas.openxmlformats.org/officeDocument/2006/relationships/oleObject" Target="embeddings/oleObject7.bin"/><Relationship Id="rId224" Type="http://schemas.openxmlformats.org/officeDocument/2006/relationships/image" Target="media/image171.wmf"/><Relationship Id="rId266" Type="http://schemas.openxmlformats.org/officeDocument/2006/relationships/image" Target="media/image197.wmf"/><Relationship Id="rId431" Type="http://schemas.openxmlformats.org/officeDocument/2006/relationships/oleObject" Target="embeddings/oleObject145.bin"/><Relationship Id="rId473" Type="http://schemas.openxmlformats.org/officeDocument/2006/relationships/oleObject" Target="embeddings/oleObject152.bin"/><Relationship Id="rId529" Type="http://schemas.openxmlformats.org/officeDocument/2006/relationships/oleObject" Target="embeddings/oleObject180.bin"/><Relationship Id="rId680" Type="http://schemas.openxmlformats.org/officeDocument/2006/relationships/image" Target="media/image419.wmf"/><Relationship Id="rId736" Type="http://schemas.microsoft.com/office/2011/relationships/people" Target="people.xml"/><Relationship Id="rId30" Type="http://schemas.openxmlformats.org/officeDocument/2006/relationships/image" Target="media/image13.wmf"/><Relationship Id="rId126" Type="http://schemas.openxmlformats.org/officeDocument/2006/relationships/image" Target="media/image73.wmf"/><Relationship Id="rId168" Type="http://schemas.openxmlformats.org/officeDocument/2006/relationships/image" Target="media/image115.wmf"/><Relationship Id="rId333" Type="http://schemas.openxmlformats.org/officeDocument/2006/relationships/oleObject" Target="embeddings/oleObject98.bin"/><Relationship Id="rId540" Type="http://schemas.openxmlformats.org/officeDocument/2006/relationships/image" Target="media/image347.wmf"/><Relationship Id="rId72" Type="http://schemas.openxmlformats.org/officeDocument/2006/relationships/image" Target="media/image34.wmf"/><Relationship Id="rId375" Type="http://schemas.openxmlformats.org/officeDocument/2006/relationships/oleObject" Target="embeddings/oleObject119.bin"/><Relationship Id="rId582" Type="http://schemas.openxmlformats.org/officeDocument/2006/relationships/oleObject" Target="embeddings/oleObject211.bin"/><Relationship Id="rId638" Type="http://schemas.openxmlformats.org/officeDocument/2006/relationships/oleObject" Target="embeddings/oleObject239.bin"/><Relationship Id="rId3" Type="http://schemas.openxmlformats.org/officeDocument/2006/relationships/styles" Target="styles.xml"/><Relationship Id="rId235" Type="http://schemas.openxmlformats.org/officeDocument/2006/relationships/oleObject" Target="embeddings/oleObject53.bin"/><Relationship Id="rId277" Type="http://schemas.openxmlformats.org/officeDocument/2006/relationships/oleObject" Target="embeddings/oleObject70.bin"/><Relationship Id="rId400" Type="http://schemas.openxmlformats.org/officeDocument/2006/relationships/oleObject" Target="embeddings/oleObject130.bin"/><Relationship Id="rId442" Type="http://schemas.openxmlformats.org/officeDocument/2006/relationships/image" Target="media/image288.png"/><Relationship Id="rId484" Type="http://schemas.openxmlformats.org/officeDocument/2006/relationships/image" Target="media/image322.wmf"/><Relationship Id="rId705" Type="http://schemas.openxmlformats.org/officeDocument/2006/relationships/image" Target="media/image438.wmf"/><Relationship Id="rId137" Type="http://schemas.openxmlformats.org/officeDocument/2006/relationships/image" Target="media/image84.wmf"/><Relationship Id="rId302" Type="http://schemas.openxmlformats.org/officeDocument/2006/relationships/image" Target="media/image215.wmf"/><Relationship Id="rId344" Type="http://schemas.openxmlformats.org/officeDocument/2006/relationships/image" Target="media/image236.wmf"/><Relationship Id="rId691" Type="http://schemas.openxmlformats.org/officeDocument/2006/relationships/image" Target="media/image4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63D76-C690-45D5-B04B-1DE302506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75</Pages>
  <Words>21976</Words>
  <Characters>125264</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Florida Solar Energy Center</Company>
  <LinksUpToDate>false</LinksUpToDate>
  <CharactersWithSpaces>146947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Lixing Gu</dc:creator>
  <cp:keywords/>
  <dc:description/>
  <cp:lastModifiedBy>Lixing Gu</cp:lastModifiedBy>
  <cp:revision>11</cp:revision>
  <dcterms:created xsi:type="dcterms:W3CDTF">2014-10-09T14:03:00Z</dcterms:created>
  <dcterms:modified xsi:type="dcterms:W3CDTF">2014-10-30T17:15:00Z</dcterms:modified>
</cp:coreProperties>
</file>